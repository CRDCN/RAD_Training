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CEF3" w14:textId="33C1DCC0" w:rsidR="00AE791F" w:rsidRP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sz w:val="40"/>
          <w:szCs w:val="40"/>
          <w:lang w:eastAsia="fr-CA"/>
        </w:rPr>
        <w:t>Borealis to House Sensitive Metad</w:t>
      </w:r>
      <w:r>
        <w:rPr>
          <w:rFonts w:ascii="Times New Roman" w:eastAsia="Times New Roman" w:hAnsi="Times New Roman" w:cs="Times New Roman"/>
          <w:color w:val="000000"/>
          <w:sz w:val="40"/>
          <w:szCs w:val="40"/>
          <w:lang w:eastAsia="fr-CA"/>
        </w:rPr>
        <w:t>ata</w:t>
      </w:r>
      <w:r w:rsidR="00CF62BA">
        <w:rPr>
          <w:rFonts w:ascii="Times New Roman" w:eastAsia="Times New Roman" w:hAnsi="Times New Roman" w:cs="Times New Roman"/>
          <w:color w:val="000000"/>
          <w:sz w:val="40"/>
          <w:szCs w:val="40"/>
          <w:lang w:eastAsia="fr-CA"/>
        </w:rPr>
        <w:t xml:space="preserve"> </w:t>
      </w:r>
      <w:r w:rsidR="00CF62BA" w:rsidRPr="00CF62BA">
        <w:rPr>
          <w:rFonts w:ascii="Times New Roman" w:eastAsia="Times New Roman" w:hAnsi="Times New Roman" w:cs="Times New Roman"/>
          <w:color w:val="000000"/>
          <w:lang w:eastAsia="fr-CA"/>
        </w:rPr>
        <w:t>(by Thierry)</w:t>
      </w:r>
    </w:p>
    <w:p w14:paraId="0B84084B" w14:textId="77777777" w:rsidR="00CF62BA" w:rsidRDefault="00CF62BA" w:rsidP="00985DF9">
      <w:pPr>
        <w:rPr>
          <w:rFonts w:ascii="Times New Roman" w:eastAsia="Times New Roman" w:hAnsi="Times New Roman" w:cs="Times New Roman"/>
          <w:color w:val="000000"/>
          <w:lang w:eastAsia="fr-CA"/>
        </w:rPr>
      </w:pPr>
    </w:p>
    <w:p w14:paraId="7C71C9DC" w14:textId="0F1A8084" w:rsidR="00CF62BA" w:rsidRPr="00CF62BA" w:rsidRDefault="00CF62BA" w:rsidP="00985DF9">
      <w:pPr>
        <w:rPr>
          <w:rFonts w:ascii="Times New Roman" w:eastAsia="Times New Roman" w:hAnsi="Times New Roman" w:cs="Times New Roman"/>
          <w:color w:val="000000"/>
          <w:sz w:val="32"/>
          <w:szCs w:val="32"/>
          <w:lang w:eastAsia="fr-CA"/>
        </w:rPr>
      </w:pPr>
      <w:r w:rsidRPr="00CF62BA">
        <w:rPr>
          <w:rFonts w:ascii="Times New Roman" w:eastAsia="Times New Roman" w:hAnsi="Times New Roman" w:cs="Times New Roman"/>
          <w:color w:val="000000"/>
          <w:sz w:val="32"/>
          <w:szCs w:val="32"/>
          <w:lang w:eastAsia="fr-CA"/>
        </w:rPr>
        <w:t>Introduction</w:t>
      </w:r>
    </w:p>
    <w:p w14:paraId="506C00A5" w14:textId="633ED4AD" w:rsidR="00AE791F" w:rsidRDefault="00AE791F" w:rsidP="00985DF9">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Borealis is the Canadian Dataverse Repository. It holds data from most public Canadian universities in their own repositories called “Dataverses”. In essence, Borealis is the repository of those institutional repositories. It facilitates access to data - some of which is restricted and requires owner authorization to access the data itself. That being said, the metadata about these restricted datasets allow for their findability</w:t>
      </w:r>
      <w:commentRangeStart w:id="0"/>
      <w:r w:rsidRPr="00AE791F">
        <w:rPr>
          <w:rFonts w:ascii="Times New Roman" w:eastAsia="Times New Roman" w:hAnsi="Times New Roman" w:cs="Times New Roman"/>
          <w:color w:val="000000"/>
          <w:lang w:eastAsia="fr-CA"/>
        </w:rPr>
        <w:t>.  </w:t>
      </w:r>
      <w:commentRangeEnd w:id="0"/>
      <w:r w:rsidR="00735711">
        <w:rPr>
          <w:rStyle w:val="CommentReference"/>
        </w:rPr>
        <w:commentReference w:id="0"/>
      </w:r>
    </w:p>
    <w:p w14:paraId="062006DD" w14:textId="77777777" w:rsidR="00985DF9" w:rsidRPr="00AE791F" w:rsidRDefault="00985DF9" w:rsidP="00985DF9">
      <w:pPr>
        <w:rPr>
          <w:rFonts w:ascii="Times New Roman" w:eastAsia="Times New Roman" w:hAnsi="Times New Roman" w:cs="Times New Roman"/>
          <w:color w:val="000000"/>
          <w:lang w:eastAsia="fr-CA"/>
        </w:rPr>
      </w:pPr>
    </w:p>
    <w:p w14:paraId="6F99CCDB" w14:textId="679FA2DA" w:rsidR="00AE791F" w:rsidRDefault="00AE791F" w:rsidP="00985DF9">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 xml:space="preserve">It logically follows from this that, given our goals of making restricted data findable with heavily anonymized metadata, borealis could be a central tool in our on-going endeavor. Using Borealis also has the added benefit of linking a persistent identifier to the dataset, </w:t>
      </w:r>
      <w:commentRangeStart w:id="1"/>
      <w:r w:rsidRPr="00AE791F">
        <w:rPr>
          <w:rFonts w:ascii="Times New Roman" w:eastAsia="Times New Roman" w:hAnsi="Times New Roman" w:cs="Times New Roman"/>
          <w:color w:val="000000"/>
          <w:lang w:eastAsia="fr-CA"/>
        </w:rPr>
        <w:t xml:space="preserve">and of being automatically converted into a standardized DDI XML </w:t>
      </w:r>
      <w:commentRangeStart w:id="2"/>
      <w:r w:rsidRPr="00AE791F">
        <w:rPr>
          <w:rFonts w:ascii="Times New Roman" w:eastAsia="Times New Roman" w:hAnsi="Times New Roman" w:cs="Times New Roman"/>
          <w:color w:val="000000"/>
          <w:lang w:eastAsia="fr-CA"/>
        </w:rPr>
        <w:t>file</w:t>
      </w:r>
      <w:commentRangeEnd w:id="1"/>
      <w:r w:rsidR="00735711">
        <w:rPr>
          <w:rStyle w:val="CommentReference"/>
        </w:rPr>
        <w:commentReference w:id="1"/>
      </w:r>
      <w:commentRangeEnd w:id="2"/>
      <w:r w:rsidR="00735711">
        <w:rPr>
          <w:rStyle w:val="CommentReference"/>
        </w:rPr>
        <w:commentReference w:id="2"/>
      </w:r>
      <w:r w:rsidRPr="00AE791F">
        <w:rPr>
          <w:rFonts w:ascii="Times New Roman" w:eastAsia="Times New Roman" w:hAnsi="Times New Roman" w:cs="Times New Roman"/>
          <w:color w:val="000000"/>
          <w:lang w:eastAsia="fr-CA"/>
        </w:rPr>
        <w:t xml:space="preserve">. </w:t>
      </w:r>
      <w:commentRangeStart w:id="3"/>
      <w:r w:rsidRPr="00AE791F">
        <w:rPr>
          <w:rFonts w:ascii="Times New Roman" w:eastAsia="Times New Roman" w:hAnsi="Times New Roman" w:cs="Times New Roman"/>
          <w:color w:val="000000"/>
          <w:lang w:eastAsia="fr-CA"/>
        </w:rPr>
        <w:t>Of course, there are certain qualms about using a national repository such as Borealis. Being a national service, Borealis data is often scra</w:t>
      </w:r>
      <w:del w:id="4" w:author="Grant Gibson" w:date="2025-05-07T12:51:00Z" w16du:dateUtc="2025-05-07T16:51:00Z">
        <w:r w:rsidRPr="00AE791F" w:rsidDel="00735711">
          <w:rPr>
            <w:rFonts w:ascii="Times New Roman" w:eastAsia="Times New Roman" w:hAnsi="Times New Roman" w:cs="Times New Roman"/>
            <w:color w:val="000000"/>
            <w:lang w:eastAsia="fr-CA"/>
          </w:rPr>
          <w:delText>p</w:delText>
        </w:r>
      </w:del>
      <w:r w:rsidRPr="00AE791F">
        <w:rPr>
          <w:rFonts w:ascii="Times New Roman" w:eastAsia="Times New Roman" w:hAnsi="Times New Roman" w:cs="Times New Roman"/>
          <w:color w:val="000000"/>
          <w:lang w:eastAsia="fr-CA"/>
        </w:rPr>
        <w:t>ped by foreign academic colleagues in both peer and “near-peer” nations. Given the sensitivity of this data, how “findable” we want this data to be beyond the confounds of Canada remains a point of contention. </w:t>
      </w:r>
    </w:p>
    <w:p w14:paraId="41DC59AC" w14:textId="77777777" w:rsidR="00985DF9" w:rsidRPr="00AE791F" w:rsidRDefault="00985DF9" w:rsidP="00985DF9">
      <w:pPr>
        <w:rPr>
          <w:rFonts w:ascii="Times New Roman" w:eastAsia="Times New Roman" w:hAnsi="Times New Roman" w:cs="Times New Roman"/>
          <w:color w:val="000000"/>
          <w:lang w:eastAsia="fr-CA"/>
        </w:rPr>
      </w:pPr>
    </w:p>
    <w:p w14:paraId="7A54E212" w14:textId="77777777" w:rsid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Nevertheless, there is reason to believe that this can be done safely and effectively to preserve the knowledge of these dataset's existence and allow for them to be traced back to a persistent identifier. The present document assesses the feasibility and benefits of using Borealis as a haven for sensitive data metadata. </w:t>
      </w:r>
      <w:commentRangeEnd w:id="3"/>
      <w:r w:rsidR="00735711">
        <w:rPr>
          <w:rStyle w:val="CommentReference"/>
        </w:rPr>
        <w:commentReference w:id="3"/>
      </w:r>
    </w:p>
    <w:p w14:paraId="04A8ECDD" w14:textId="77777777" w:rsidR="00985DF9" w:rsidRDefault="00985DF9" w:rsidP="00AE791F">
      <w:pPr>
        <w:rPr>
          <w:ins w:id="5" w:author="Grant Gibson" w:date="2025-05-07T12:52:00Z" w16du:dateUtc="2025-05-07T16:52:00Z"/>
          <w:rFonts w:ascii="Times New Roman" w:eastAsia="Times New Roman" w:hAnsi="Times New Roman" w:cs="Times New Roman"/>
          <w:color w:val="000000"/>
          <w:lang w:eastAsia="fr-CA"/>
        </w:rPr>
      </w:pPr>
    </w:p>
    <w:p w14:paraId="39A2D9A8" w14:textId="77777777" w:rsidR="00735711" w:rsidRDefault="00735711" w:rsidP="00AE791F">
      <w:pPr>
        <w:rPr>
          <w:ins w:id="6" w:author="Grant Gibson" w:date="2025-05-07T12:52:00Z" w16du:dateUtc="2025-05-07T16:52:00Z"/>
          <w:rFonts w:ascii="Times New Roman" w:eastAsia="Times New Roman" w:hAnsi="Times New Roman" w:cs="Times New Roman"/>
          <w:color w:val="000000"/>
          <w:lang w:eastAsia="fr-CA"/>
        </w:rPr>
      </w:pPr>
    </w:p>
    <w:p w14:paraId="79F11788" w14:textId="77777777" w:rsidR="00735711" w:rsidRPr="00AE791F" w:rsidRDefault="00735711" w:rsidP="00AE791F">
      <w:pPr>
        <w:rPr>
          <w:rFonts w:ascii="Times New Roman" w:eastAsia="Times New Roman" w:hAnsi="Times New Roman" w:cs="Times New Roman"/>
          <w:color w:val="000000"/>
          <w:lang w:eastAsia="fr-CA"/>
        </w:rPr>
      </w:pPr>
    </w:p>
    <w:p w14:paraId="2571B7C3" w14:textId="4BA57946" w:rsidR="00AE791F" w:rsidRPr="00AE791F" w:rsidRDefault="00AE791F" w:rsidP="00985DF9">
      <w:pPr>
        <w:rPr>
          <w:rFonts w:ascii="Times New Roman" w:eastAsia="Times New Roman" w:hAnsi="Times New Roman" w:cs="Times New Roman"/>
          <w:color w:val="000000"/>
          <w:lang w:eastAsia="fr-CA"/>
        </w:rPr>
      </w:pPr>
      <w:commentRangeStart w:id="7"/>
      <w:r w:rsidRPr="00AE791F">
        <w:rPr>
          <w:rFonts w:ascii="Times New Roman" w:eastAsia="Times New Roman" w:hAnsi="Times New Roman" w:cs="Times New Roman"/>
          <w:color w:val="000000"/>
          <w:sz w:val="32"/>
          <w:szCs w:val="32"/>
          <w:lang w:eastAsia="fr-CA"/>
        </w:rPr>
        <w:t xml:space="preserve">Creation of the </w:t>
      </w:r>
      <w:r w:rsidR="00985DF9">
        <w:rPr>
          <w:rFonts w:ascii="Times New Roman" w:eastAsia="Times New Roman" w:hAnsi="Times New Roman" w:cs="Times New Roman"/>
          <w:color w:val="000000"/>
          <w:sz w:val="32"/>
          <w:szCs w:val="32"/>
          <w:lang w:eastAsia="fr-CA"/>
        </w:rPr>
        <w:t xml:space="preserve">CRDCN </w:t>
      </w:r>
      <w:r w:rsidRPr="00AE791F">
        <w:rPr>
          <w:rFonts w:ascii="Times New Roman" w:eastAsia="Times New Roman" w:hAnsi="Times New Roman" w:cs="Times New Roman"/>
          <w:color w:val="000000"/>
          <w:sz w:val="32"/>
          <w:szCs w:val="32"/>
          <w:lang w:eastAsia="fr-CA"/>
        </w:rPr>
        <w:t>Dataverse </w:t>
      </w:r>
      <w:commentRangeEnd w:id="7"/>
      <w:r w:rsidR="00B204CA">
        <w:rPr>
          <w:rStyle w:val="CommentReference"/>
        </w:rPr>
        <w:commentReference w:id="7"/>
      </w:r>
    </w:p>
    <w:p w14:paraId="16A38AFC" w14:textId="04288746" w:rsidR="00AE791F" w:rsidRDefault="00AE791F" w:rsidP="00AE791F">
      <w:pPr>
        <w:rPr>
          <w:rFonts w:ascii="Times New Roman" w:eastAsia="Times New Roman" w:hAnsi="Times New Roman" w:cs="Times New Roman"/>
          <w:color w:val="000000"/>
          <w:lang w:eastAsia="fr-CA"/>
        </w:rPr>
      </w:pPr>
      <w:r w:rsidRPr="00AE791F">
        <w:rPr>
          <w:rFonts w:ascii="Times New Roman" w:eastAsia="Times New Roman" w:hAnsi="Times New Roman" w:cs="Times New Roman"/>
          <w:color w:val="000000"/>
          <w:lang w:eastAsia="fr-CA"/>
        </w:rPr>
        <w:t xml:space="preserve">Before even talking about how to safely upload metadata pertaining to sensitive datasets, it is important to have an idea of how this would be done in the first place. The first step would be for the CRDCN to set up a Dataverse of their own within Borealis. </w:t>
      </w:r>
      <w:del w:id="8" w:author="Grant Gibson" w:date="2025-05-07T13:01:00Z" w16du:dateUtc="2025-05-07T17:01:00Z">
        <w:r w:rsidRPr="00AE791F" w:rsidDel="00B204CA">
          <w:rPr>
            <w:rFonts w:ascii="Times New Roman" w:eastAsia="Times New Roman" w:hAnsi="Times New Roman" w:cs="Times New Roman"/>
            <w:color w:val="000000"/>
            <w:lang w:eastAsia="fr-CA"/>
          </w:rPr>
          <w:delText>This isn’t particularly difficult, but</w:delText>
        </w:r>
      </w:del>
      <w:r w:rsidRPr="00AE791F">
        <w:rPr>
          <w:rFonts w:ascii="Times New Roman" w:eastAsia="Times New Roman" w:hAnsi="Times New Roman" w:cs="Times New Roman"/>
          <w:color w:val="000000"/>
          <w:lang w:eastAsia="fr-CA"/>
        </w:rPr>
        <w:t xml:space="preserve"> </w:t>
      </w:r>
      <w:commentRangeStart w:id="9"/>
      <w:r w:rsidRPr="00AE791F">
        <w:rPr>
          <w:rFonts w:ascii="Times New Roman" w:eastAsia="Times New Roman" w:hAnsi="Times New Roman" w:cs="Times New Roman"/>
          <w:color w:val="000000"/>
          <w:lang w:eastAsia="fr-CA"/>
        </w:rPr>
        <w:t>it</w:t>
      </w:r>
      <w:commentRangeEnd w:id="9"/>
      <w:r w:rsidR="00B204CA">
        <w:rPr>
          <w:rStyle w:val="CommentReference"/>
        </w:rPr>
        <w:commentReference w:id="9"/>
      </w:r>
      <w:r w:rsidRPr="00AE791F">
        <w:rPr>
          <w:rFonts w:ascii="Times New Roman" w:eastAsia="Times New Roman" w:hAnsi="Times New Roman" w:cs="Times New Roman"/>
          <w:color w:val="000000"/>
          <w:lang w:eastAsia="fr-CA"/>
        </w:rPr>
        <w:t xml:space="preserve"> would require discussions with the Borealis team as to where this Dataverse would be set up. For instance, not all </w:t>
      </w:r>
      <w:r w:rsidR="00985DF9" w:rsidRPr="00AE791F">
        <w:rPr>
          <w:rFonts w:ascii="Times New Roman" w:eastAsia="Times New Roman" w:hAnsi="Times New Roman" w:cs="Times New Roman"/>
          <w:color w:val="000000"/>
          <w:lang w:eastAsia="fr-CA"/>
        </w:rPr>
        <w:t>Dataverses</w:t>
      </w:r>
      <w:r w:rsidRPr="00AE791F">
        <w:rPr>
          <w:rFonts w:ascii="Times New Roman" w:eastAsia="Times New Roman" w:hAnsi="Times New Roman" w:cs="Times New Roman"/>
          <w:color w:val="000000"/>
          <w:lang w:eastAsia="fr-CA"/>
        </w:rPr>
        <w:t xml:space="preserve"> are immediately visible on the main Borealis page; for the most part, only academic institutions are advertised on the main page. However, there are other repositories that are “hidden”</w:t>
      </w:r>
      <w:r w:rsidR="00CF62BA">
        <w:rPr>
          <w:rFonts w:ascii="Times New Roman" w:eastAsia="Times New Roman" w:hAnsi="Times New Roman" w:cs="Times New Roman"/>
          <w:color w:val="000000"/>
          <w:lang w:eastAsia="fr-CA"/>
        </w:rPr>
        <w:t xml:space="preserve"> (such as the Dataverse for Odesi, the Social Science data repository operated by Scholars </w:t>
      </w:r>
      <w:commentRangeStart w:id="10"/>
      <w:r w:rsidR="00CF62BA">
        <w:rPr>
          <w:rFonts w:ascii="Times New Roman" w:eastAsia="Times New Roman" w:hAnsi="Times New Roman" w:cs="Times New Roman"/>
          <w:color w:val="000000"/>
          <w:lang w:eastAsia="fr-CA"/>
        </w:rPr>
        <w:t>Portal</w:t>
      </w:r>
      <w:commentRangeEnd w:id="10"/>
      <w:r w:rsidR="00B204CA">
        <w:rPr>
          <w:rStyle w:val="CommentReference"/>
        </w:rPr>
        <w:commentReference w:id="10"/>
      </w:r>
      <w:r w:rsidR="00CF62BA">
        <w:rPr>
          <w:rFonts w:ascii="Times New Roman" w:eastAsia="Times New Roman" w:hAnsi="Times New Roman" w:cs="Times New Roman"/>
          <w:color w:val="000000"/>
          <w:lang w:eastAsia="fr-CA"/>
        </w:rPr>
        <w:t>).</w:t>
      </w:r>
    </w:p>
    <w:p w14:paraId="569A7519" w14:textId="77777777" w:rsidR="00CF62BA" w:rsidRDefault="00CF62BA" w:rsidP="00AE791F">
      <w:pPr>
        <w:rPr>
          <w:rFonts w:ascii="Times New Roman" w:eastAsia="Times New Roman" w:hAnsi="Times New Roman" w:cs="Times New Roman"/>
          <w:color w:val="000000"/>
          <w:lang w:eastAsia="fr-CA"/>
        </w:rPr>
      </w:pPr>
    </w:p>
    <w:p w14:paraId="3AFAF28F" w14:textId="26A28A16" w:rsidR="00CF62BA" w:rsidRDefault="00CF62BA" w:rsidP="00AE791F">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The CRDCN has two main options:</w:t>
      </w:r>
    </w:p>
    <w:p w14:paraId="1FDAB5A2" w14:textId="4EEF546E" w:rsidR="00CF62BA" w:rsidRDefault="00CF62BA" w:rsidP="00CF62BA">
      <w:pPr>
        <w:pStyle w:val="ListParagraph"/>
        <w:numPr>
          <w:ilvl w:val="0"/>
          <w:numId w:val="1"/>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Create their own Dataverse (not my go to)</w:t>
      </w:r>
    </w:p>
    <w:p w14:paraId="24983394" w14:textId="334AE676" w:rsidR="00CF62BA" w:rsidRDefault="00CF62BA" w:rsidP="00CF62BA">
      <w:pPr>
        <w:pStyle w:val="ListParagraph"/>
        <w:numPr>
          <w:ilvl w:val="0"/>
          <w:numId w:val="1"/>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Odesi</w:t>
      </w:r>
      <w:r w:rsidR="004979B1">
        <w:rPr>
          <w:rFonts w:ascii="Times New Roman" w:eastAsia="Times New Roman" w:hAnsi="Times New Roman" w:cs="Times New Roman"/>
          <w:color w:val="000000"/>
          <w:lang w:eastAsia="fr-CA"/>
        </w:rPr>
        <w:t xml:space="preserve"> Dataverse</w:t>
      </w:r>
      <w:r>
        <w:rPr>
          <w:rFonts w:ascii="Times New Roman" w:eastAsia="Times New Roman" w:hAnsi="Times New Roman" w:cs="Times New Roman"/>
          <w:color w:val="000000"/>
          <w:lang w:eastAsia="fr-CA"/>
        </w:rPr>
        <w:t xml:space="preserve"> </w:t>
      </w:r>
      <w:r w:rsidR="004979B1">
        <w:rPr>
          <w:rFonts w:ascii="Times New Roman" w:eastAsia="Times New Roman" w:hAnsi="Times New Roman" w:cs="Times New Roman"/>
          <w:color w:val="000000"/>
          <w:lang w:eastAsia="fr-CA"/>
        </w:rPr>
        <w:t>(</w:t>
      </w:r>
      <w:r>
        <w:rPr>
          <w:rFonts w:ascii="Times New Roman" w:eastAsia="Times New Roman" w:hAnsi="Times New Roman" w:cs="Times New Roman"/>
          <w:color w:val="000000"/>
          <w:lang w:eastAsia="fr-CA"/>
        </w:rPr>
        <w:t>wh</w:t>
      </w:r>
      <w:r w:rsidR="004979B1">
        <w:rPr>
          <w:rFonts w:ascii="Times New Roman" w:eastAsia="Times New Roman" w:hAnsi="Times New Roman" w:cs="Times New Roman"/>
          <w:color w:val="000000"/>
          <w:lang w:eastAsia="fr-CA"/>
        </w:rPr>
        <w:t>ose explicit purpose is to house</w:t>
      </w:r>
      <w:r>
        <w:rPr>
          <w:rFonts w:ascii="Times New Roman" w:eastAsia="Times New Roman" w:hAnsi="Times New Roman" w:cs="Times New Roman"/>
          <w:color w:val="000000"/>
          <w:lang w:eastAsia="fr-CA"/>
        </w:rPr>
        <w:t xml:space="preserve"> public access Statistic</w:t>
      </w:r>
      <w:r w:rsidR="004979B1">
        <w:rPr>
          <w:rFonts w:ascii="Times New Roman" w:eastAsia="Times New Roman" w:hAnsi="Times New Roman" w:cs="Times New Roman"/>
          <w:color w:val="000000"/>
          <w:lang w:eastAsia="fr-CA"/>
        </w:rPr>
        <w:t>s</w:t>
      </w:r>
      <w:r>
        <w:rPr>
          <w:rFonts w:ascii="Times New Roman" w:eastAsia="Times New Roman" w:hAnsi="Times New Roman" w:cs="Times New Roman"/>
          <w:color w:val="000000"/>
          <w:lang w:eastAsia="fr-CA"/>
        </w:rPr>
        <w:t xml:space="preserve"> Canada data</w:t>
      </w:r>
      <w:r w:rsidR="004979B1">
        <w:rPr>
          <w:rFonts w:ascii="Times New Roman" w:eastAsia="Times New Roman" w:hAnsi="Times New Roman" w:cs="Times New Roman"/>
          <w:color w:val="000000"/>
          <w:lang w:eastAsia="fr-CA"/>
        </w:rPr>
        <w:t>)</w:t>
      </w:r>
    </w:p>
    <w:p w14:paraId="0EB3C27C" w14:textId="77777777" w:rsidR="00CF62BA" w:rsidRDefault="00CF62BA" w:rsidP="00CF62BA">
      <w:pPr>
        <w:rPr>
          <w:rFonts w:ascii="Times New Roman" w:eastAsia="Times New Roman" w:hAnsi="Times New Roman" w:cs="Times New Roman"/>
          <w:color w:val="000000"/>
          <w:lang w:eastAsia="fr-CA"/>
        </w:rPr>
      </w:pPr>
    </w:p>
    <w:p w14:paraId="5D4FE23A" w14:textId="77777777" w:rsidR="00CF62BA" w:rsidRDefault="00CF62BA" w:rsidP="00CF62BA">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There, the Dataverse is bilingual, well fleshed out, and continually curated (in part by yours truly, me and other staff members). That being said, I don’t speak on behalf of the service – though it nonetheless seems to be me to be a viable approach. Of course discussions would need to be held in order to hash out the details. </w:t>
      </w:r>
    </w:p>
    <w:p w14:paraId="038B299C" w14:textId="77777777" w:rsidR="002A0B97" w:rsidRDefault="002A0B97" w:rsidP="00CF62BA">
      <w:pPr>
        <w:rPr>
          <w:rFonts w:ascii="Times New Roman" w:eastAsia="Times New Roman" w:hAnsi="Times New Roman" w:cs="Times New Roman"/>
          <w:color w:val="000000"/>
          <w:lang w:eastAsia="fr-CA"/>
        </w:rPr>
      </w:pPr>
    </w:p>
    <w:p w14:paraId="6F886EA5" w14:textId="0C40576C" w:rsidR="002A0B97" w:rsidRDefault="00CF62BA" w:rsidP="00CF62BA">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As it stands, Odesi has various Dataverses </w:t>
      </w:r>
      <w:r w:rsidR="002A0B97">
        <w:rPr>
          <w:rFonts w:ascii="Times New Roman" w:eastAsia="Times New Roman" w:hAnsi="Times New Roman" w:cs="Times New Roman"/>
          <w:color w:val="000000"/>
          <w:lang w:eastAsia="fr-CA"/>
        </w:rPr>
        <w:t>for a wide range of different data types.</w:t>
      </w:r>
      <w:r w:rsidR="004979B1">
        <w:rPr>
          <w:rFonts w:ascii="Times New Roman" w:eastAsia="Times New Roman" w:hAnsi="Times New Roman" w:cs="Times New Roman"/>
          <w:color w:val="000000"/>
          <w:lang w:eastAsia="fr-CA"/>
        </w:rPr>
        <w:t xml:space="preserve"> Given the nature of the sensitive Metadata and of the present project, not all would be suitable – nevertheless here is the list of existing Odesi Dataverses:</w:t>
      </w:r>
    </w:p>
    <w:p w14:paraId="1DCECF96" w14:textId="42E71F33" w:rsidR="004979B1" w:rsidRDefault="004979B1" w:rsidP="004979B1">
      <w:pPr>
        <w:pStyle w:val="ListParagraph"/>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Census of Population</w:t>
      </w:r>
    </w:p>
    <w:p w14:paraId="51FE6840" w14:textId="036F4100" w:rsidR="004979B1" w:rsidRDefault="004979B1" w:rsidP="004979B1">
      <w:pPr>
        <w:pStyle w:val="ListParagraph"/>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Aggregate Data</w:t>
      </w:r>
    </w:p>
    <w:p w14:paraId="3EA7AAE6" w14:textId="007DE7BD" w:rsidR="004979B1" w:rsidRDefault="004979B1" w:rsidP="004979B1">
      <w:pPr>
        <w:pStyle w:val="ListParagraph"/>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Public Use Microdata Files (PUMFs)</w:t>
      </w:r>
    </w:p>
    <w:p w14:paraId="28FA7956" w14:textId="070EB0EA" w:rsidR="004979B1" w:rsidRDefault="004979B1" w:rsidP="004979B1">
      <w:pPr>
        <w:pStyle w:val="ListParagraph"/>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Canadian Public Opinion Polls</w:t>
      </w:r>
    </w:p>
    <w:p w14:paraId="59AACEF6" w14:textId="3B24CFCA" w:rsidR="004979B1" w:rsidRDefault="004979B1" w:rsidP="004979B1">
      <w:pPr>
        <w:pStyle w:val="ListParagraph"/>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Data Liberation Initiative (DLI) Licensed Data</w:t>
      </w:r>
    </w:p>
    <w:p w14:paraId="283415AF" w14:textId="0524084D" w:rsidR="004979B1" w:rsidRPr="004979B1" w:rsidRDefault="004979B1" w:rsidP="004979B1">
      <w:pPr>
        <w:pStyle w:val="ListParagraph"/>
        <w:numPr>
          <w:ilvl w:val="0"/>
          <w:numId w:val="2"/>
        </w:numPr>
        <w:rPr>
          <w:rFonts w:ascii="Times New Roman" w:eastAsia="Times New Roman" w:hAnsi="Times New Roman" w:cs="Times New Roman"/>
          <w:b/>
          <w:bCs/>
          <w:color w:val="000000"/>
          <w:lang w:eastAsia="fr-CA"/>
        </w:rPr>
      </w:pPr>
      <w:r w:rsidRPr="004979B1">
        <w:rPr>
          <w:rFonts w:ascii="Times New Roman" w:eastAsia="Times New Roman" w:hAnsi="Times New Roman" w:cs="Times New Roman"/>
          <w:b/>
          <w:bCs/>
          <w:color w:val="000000"/>
          <w:lang w:eastAsia="fr-CA"/>
        </w:rPr>
        <w:t>Other Canadian and Government Data</w:t>
      </w:r>
    </w:p>
    <w:p w14:paraId="197D3998" w14:textId="265B355E" w:rsidR="004979B1" w:rsidRDefault="004979B1" w:rsidP="004979B1">
      <w:pPr>
        <w:pStyle w:val="ListParagraph"/>
        <w:numPr>
          <w:ilvl w:val="0"/>
          <w:numId w:val="2"/>
        </w:num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International Data</w:t>
      </w:r>
    </w:p>
    <w:p w14:paraId="6AC5BAF0" w14:textId="533D4133" w:rsidR="004979B1" w:rsidRDefault="004979B1" w:rsidP="004979B1">
      <w:pPr>
        <w:rPr>
          <w:rFonts w:ascii="Times New Roman" w:eastAsia="Times New Roman" w:hAnsi="Times New Roman" w:cs="Times New Roman"/>
          <w:color w:val="000000"/>
          <w:lang w:eastAsia="fr-CA"/>
        </w:rPr>
      </w:pPr>
    </w:p>
    <w:p w14:paraId="52BE6106" w14:textId="6BDD0025" w:rsidR="004979B1" w:rsidRDefault="004979B1"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 readers of the present document may have astutely noticed, (6) Other Canadian and Government Data was bolded to denote an emphasis. It is of my belief that this could be a viable repository for the present endeavour. </w:t>
      </w:r>
      <w:r w:rsidR="00FE5F1F">
        <w:rPr>
          <w:rFonts w:ascii="Times New Roman" w:eastAsia="Times New Roman" w:hAnsi="Times New Roman" w:cs="Times New Roman"/>
          <w:color w:val="000000"/>
          <w:lang w:eastAsia="fr-CA"/>
        </w:rPr>
        <w:t>So let us keep this Dataverse in mind and proceed to other points of discussion.</w:t>
      </w:r>
    </w:p>
    <w:p w14:paraId="7D202929" w14:textId="7B8B376F" w:rsidR="00FE5F1F" w:rsidRDefault="00FE5F1F" w:rsidP="004979B1">
      <w:pPr>
        <w:rPr>
          <w:rFonts w:ascii="Times New Roman" w:eastAsia="Times New Roman" w:hAnsi="Times New Roman" w:cs="Times New Roman"/>
          <w:color w:val="000000"/>
          <w:lang w:eastAsia="fr-CA"/>
        </w:rPr>
      </w:pPr>
    </w:p>
    <w:p w14:paraId="59D7ABF9" w14:textId="5005200F" w:rsidR="00FE5F1F" w:rsidRDefault="00FE5F1F" w:rsidP="004979B1">
      <w:pPr>
        <w:rPr>
          <w:rFonts w:ascii="Times New Roman" w:eastAsia="Times New Roman" w:hAnsi="Times New Roman" w:cs="Times New Roman"/>
          <w:color w:val="000000"/>
          <w:sz w:val="32"/>
          <w:szCs w:val="32"/>
          <w:lang w:eastAsia="fr-CA"/>
        </w:rPr>
      </w:pPr>
      <w:commentRangeStart w:id="11"/>
      <w:r>
        <w:rPr>
          <w:rFonts w:ascii="Times New Roman" w:eastAsia="Times New Roman" w:hAnsi="Times New Roman" w:cs="Times New Roman"/>
          <w:color w:val="000000"/>
          <w:sz w:val="32"/>
          <w:szCs w:val="32"/>
          <w:lang w:eastAsia="fr-CA"/>
        </w:rPr>
        <w:t xml:space="preserve">What Can and “Cannot” Go in Borealis Dataverses (Including </w:t>
      </w:r>
      <w:proofErr w:type="spellStart"/>
      <w:r>
        <w:rPr>
          <w:rFonts w:ascii="Times New Roman" w:eastAsia="Times New Roman" w:hAnsi="Times New Roman" w:cs="Times New Roman"/>
          <w:color w:val="000000"/>
          <w:sz w:val="32"/>
          <w:szCs w:val="32"/>
          <w:lang w:eastAsia="fr-CA"/>
        </w:rPr>
        <w:t>Odesi</w:t>
      </w:r>
      <w:proofErr w:type="spellEnd"/>
      <w:r>
        <w:rPr>
          <w:rFonts w:ascii="Times New Roman" w:eastAsia="Times New Roman" w:hAnsi="Times New Roman" w:cs="Times New Roman"/>
          <w:color w:val="000000"/>
          <w:sz w:val="32"/>
          <w:szCs w:val="32"/>
          <w:lang w:eastAsia="fr-CA"/>
        </w:rPr>
        <w:t>)</w:t>
      </w:r>
      <w:commentRangeEnd w:id="11"/>
      <w:r w:rsidR="001334FC">
        <w:rPr>
          <w:rStyle w:val="CommentReference"/>
        </w:rPr>
        <w:commentReference w:id="11"/>
      </w:r>
    </w:p>
    <w:p w14:paraId="67949A7B" w14:textId="35158682" w:rsidR="00EB6BAD" w:rsidRDefault="00EB6BAD" w:rsidP="004979B1">
      <w:pPr>
        <w:rPr>
          <w:rFonts w:ascii="Times New Roman" w:eastAsia="Times New Roman" w:hAnsi="Times New Roman" w:cs="Times New Roman"/>
          <w:color w:val="000000"/>
          <w:lang w:eastAsia="fr-CA"/>
        </w:rPr>
      </w:pPr>
      <w:r w:rsidRPr="00EB6BAD">
        <w:rPr>
          <w:noProof/>
        </w:rPr>
        <w:drawing>
          <wp:anchor distT="0" distB="0" distL="114300" distR="114300" simplePos="0" relativeHeight="251659264" behindDoc="0" locked="0" layoutInCell="1" allowOverlap="1" wp14:anchorId="4549C294" wp14:editId="1DC07F67">
            <wp:simplePos x="0" y="0"/>
            <wp:positionH relativeFrom="column">
              <wp:posOffset>-7039</wp:posOffset>
            </wp:positionH>
            <wp:positionV relativeFrom="paragraph">
              <wp:posOffset>1192530</wp:posOffset>
            </wp:positionV>
            <wp:extent cx="5872480" cy="4514215"/>
            <wp:effectExtent l="12700" t="12700" r="7620" b="6985"/>
            <wp:wrapSquare wrapText="bothSides"/>
            <wp:docPr id="12603534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53471" name=""/>
                    <pic:cNvPicPr/>
                  </pic:nvPicPr>
                  <pic:blipFill>
                    <a:blip r:embed="rId12">
                      <a:extLst>
                        <a:ext uri="{28A0092B-C50C-407E-A947-70E740481C1C}">
                          <a14:useLocalDpi xmlns:a14="http://schemas.microsoft.com/office/drawing/2010/main" val="0"/>
                        </a:ext>
                      </a:extLst>
                    </a:blip>
                    <a:stretch>
                      <a:fillRect/>
                    </a:stretch>
                  </pic:blipFill>
                  <pic:spPr>
                    <a:xfrm>
                      <a:off x="0" y="0"/>
                      <a:ext cx="5872480" cy="4514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5F1F">
        <w:rPr>
          <w:rFonts w:ascii="Times New Roman" w:eastAsia="Times New Roman" w:hAnsi="Times New Roman" w:cs="Times New Roman"/>
          <w:color w:val="000000"/>
          <w:lang w:eastAsia="fr-CA"/>
        </w:rPr>
        <w:t>Borealis does have extensive documentation about what can and cannot go into their data repositories (this is for very obvious legal reasons)</w:t>
      </w:r>
      <w:r>
        <w:rPr>
          <w:rFonts w:ascii="Times New Roman" w:eastAsia="Times New Roman" w:hAnsi="Times New Roman" w:cs="Times New Roman"/>
          <w:color w:val="000000"/>
          <w:lang w:eastAsia="fr-CA"/>
        </w:rPr>
        <w:t xml:space="preserve">. I therefore recommend an in-depth read of </w:t>
      </w:r>
      <w:hyperlink r:id="rId13" w:history="1">
        <w:r w:rsidRPr="00EB6BAD">
          <w:rPr>
            <w:rStyle w:val="Hyperlink"/>
            <w:rFonts w:ascii="Times New Roman" w:eastAsia="Times New Roman" w:hAnsi="Times New Roman" w:cs="Times New Roman"/>
            <w:lang w:eastAsia="fr-CA"/>
          </w:rPr>
          <w:t>Borealis’ terms of use</w:t>
        </w:r>
      </w:hyperlink>
      <w:r>
        <w:rPr>
          <w:rFonts w:ascii="Times New Roman" w:eastAsia="Times New Roman" w:hAnsi="Times New Roman" w:cs="Times New Roman"/>
          <w:color w:val="000000"/>
          <w:lang w:eastAsia="fr-CA"/>
        </w:rPr>
        <w:t xml:space="preserve"> page. For the sake of brevity, here are screenshots of the Terms of Use </w:t>
      </w:r>
      <w:r>
        <w:rPr>
          <w:rFonts w:ascii="Times New Roman" w:eastAsia="Times New Roman" w:hAnsi="Times New Roman" w:cs="Times New Roman"/>
          <w:color w:val="000000"/>
          <w:lang w:eastAsia="fr-CA"/>
        </w:rPr>
        <w:lastRenderedPageBreak/>
        <w:t xml:space="preserve">directly relevant to the subject at hand (though of course the entire Terms of Use should be carefully reviewed in order to build a convincing argument/case as to why our goals are justified, safe, and necessary for the preservation of metadata. </w:t>
      </w:r>
    </w:p>
    <w:p w14:paraId="5BCA7A54" w14:textId="136AEF8C" w:rsidR="00EB6BAD" w:rsidRDefault="00EB6BAD" w:rsidP="004979B1">
      <w:pPr>
        <w:rPr>
          <w:rFonts w:ascii="Times New Roman" w:eastAsia="Times New Roman" w:hAnsi="Times New Roman" w:cs="Times New Roman"/>
          <w:color w:val="000000"/>
          <w:lang w:eastAsia="fr-CA"/>
        </w:rPr>
      </w:pPr>
      <w:r w:rsidRPr="00EB6BAD">
        <w:rPr>
          <w:rFonts w:ascii="Times New Roman" w:eastAsia="Times New Roman" w:hAnsi="Times New Roman" w:cs="Times New Roman"/>
          <w:noProof/>
          <w:color w:val="000000"/>
          <w:lang w:eastAsia="fr-CA"/>
        </w:rPr>
        <w:drawing>
          <wp:anchor distT="0" distB="0" distL="114300" distR="114300" simplePos="0" relativeHeight="251658240" behindDoc="0" locked="0" layoutInCell="1" allowOverlap="1" wp14:anchorId="41ADF04D" wp14:editId="2B0E9F82">
            <wp:simplePos x="0" y="0"/>
            <wp:positionH relativeFrom="column">
              <wp:posOffset>-155140</wp:posOffset>
            </wp:positionH>
            <wp:positionV relativeFrom="paragraph">
              <wp:posOffset>12796</wp:posOffset>
            </wp:positionV>
            <wp:extent cx="6132830" cy="6121400"/>
            <wp:effectExtent l="12700" t="12700" r="13970" b="12700"/>
            <wp:wrapSquare wrapText="bothSides"/>
            <wp:docPr id="1344774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74438" name=""/>
                    <pic:cNvPicPr/>
                  </pic:nvPicPr>
                  <pic:blipFill>
                    <a:blip r:embed="rId14">
                      <a:extLst>
                        <a:ext uri="{28A0092B-C50C-407E-A947-70E740481C1C}">
                          <a14:useLocalDpi xmlns:a14="http://schemas.microsoft.com/office/drawing/2010/main" val="0"/>
                        </a:ext>
                      </a:extLst>
                    </a:blip>
                    <a:stretch>
                      <a:fillRect/>
                    </a:stretch>
                  </pic:blipFill>
                  <pic:spPr>
                    <a:xfrm>
                      <a:off x="0" y="0"/>
                      <a:ext cx="6132830" cy="6121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14D6EF" w14:textId="0D04482A" w:rsidR="00EB6BAD" w:rsidRDefault="00EB6BAD"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Our case has to be air-tight with a clear goal. Data uploaded to Borealis </w:t>
      </w:r>
      <w:r w:rsidR="006468C8">
        <w:rPr>
          <w:rFonts w:ascii="Times New Roman" w:eastAsia="Times New Roman" w:hAnsi="Times New Roman" w:cs="Times New Roman"/>
          <w:color w:val="000000"/>
          <w:lang w:eastAsia="fr-CA"/>
        </w:rPr>
        <w:t xml:space="preserve">cannot be deleted – it can be </w:t>
      </w:r>
      <w:hyperlink r:id="rId15" w:anchor="Deaccessioning-a-Published-Dataset" w:history="1">
        <w:r w:rsidR="006468C8" w:rsidRPr="006468C8">
          <w:rPr>
            <w:rStyle w:val="Hyperlink"/>
            <w:rFonts w:ascii="Times New Roman" w:eastAsia="Times New Roman" w:hAnsi="Times New Roman" w:cs="Times New Roman"/>
            <w:lang w:eastAsia="fr-CA"/>
          </w:rPr>
          <w:t>deaccessioned</w:t>
        </w:r>
      </w:hyperlink>
      <w:r w:rsidR="006468C8">
        <w:rPr>
          <w:rFonts w:ascii="Times New Roman" w:eastAsia="Times New Roman" w:hAnsi="Times New Roman" w:cs="Times New Roman"/>
          <w:color w:val="000000"/>
          <w:lang w:eastAsia="fr-CA"/>
        </w:rPr>
        <w:t>, but not fully deleted</w:t>
      </w:r>
      <w:r>
        <w:rPr>
          <w:rFonts w:ascii="Times New Roman" w:eastAsia="Times New Roman" w:hAnsi="Times New Roman" w:cs="Times New Roman"/>
          <w:color w:val="000000"/>
          <w:lang w:eastAsia="fr-CA"/>
        </w:rPr>
        <w:t xml:space="preserve">. Meaning that it cannot be removed without approval from the highest authority </w:t>
      </w:r>
      <w:r w:rsidR="006468C8">
        <w:rPr>
          <w:rFonts w:ascii="Times New Roman" w:eastAsia="Times New Roman" w:hAnsi="Times New Roman" w:cs="Times New Roman"/>
          <w:color w:val="000000"/>
          <w:lang w:eastAsia="fr-CA"/>
        </w:rPr>
        <w:t xml:space="preserve">in the Borealis institutional hierarchy. </w:t>
      </w:r>
    </w:p>
    <w:p w14:paraId="5AFA5AF8" w14:textId="77777777" w:rsidR="006468C8" w:rsidRDefault="006468C8" w:rsidP="004979B1">
      <w:pPr>
        <w:rPr>
          <w:rFonts w:ascii="Times New Roman" w:eastAsia="Times New Roman" w:hAnsi="Times New Roman" w:cs="Times New Roman"/>
          <w:color w:val="000000"/>
          <w:lang w:eastAsia="fr-CA"/>
        </w:rPr>
      </w:pPr>
    </w:p>
    <w:p w14:paraId="28B12030" w14:textId="3119506B" w:rsidR="002A75CF" w:rsidRDefault="006468C8"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All this being taken into consideration, Borealis takes almost everything. As an example, a student (I hope not faculty) at Western has been uploading </w:t>
      </w:r>
      <w:commentRangeStart w:id="12"/>
      <w:r>
        <w:fldChar w:fldCharType="begin"/>
      </w:r>
      <w:r>
        <w:instrText>HYPERLINK "https://borealisdata.ca/dataverse/esapuridis"</w:instrText>
      </w:r>
      <w:r>
        <w:fldChar w:fldCharType="separate"/>
      </w:r>
      <w:r w:rsidRPr="006468C8">
        <w:rPr>
          <w:rStyle w:val="Hyperlink"/>
          <w:rFonts w:ascii="Times New Roman" w:eastAsia="Times New Roman" w:hAnsi="Times New Roman" w:cs="Times New Roman"/>
          <w:lang w:eastAsia="fr-CA"/>
        </w:rPr>
        <w:t>Harry Potter self-insert fanvids</w:t>
      </w:r>
      <w:r>
        <w:fldChar w:fldCharType="end"/>
      </w:r>
      <w:r>
        <w:rPr>
          <w:rFonts w:ascii="Times New Roman" w:eastAsia="Times New Roman" w:hAnsi="Times New Roman" w:cs="Times New Roman"/>
          <w:color w:val="000000"/>
          <w:lang w:eastAsia="fr-CA"/>
        </w:rPr>
        <w:t xml:space="preserve"> </w:t>
      </w:r>
      <w:commentRangeEnd w:id="12"/>
      <w:r w:rsidR="00735711">
        <w:rPr>
          <w:rStyle w:val="CommentReference"/>
        </w:rPr>
        <w:commentReference w:id="12"/>
      </w:r>
      <w:r>
        <w:rPr>
          <w:rFonts w:ascii="Times New Roman" w:eastAsia="Times New Roman" w:hAnsi="Times New Roman" w:cs="Times New Roman"/>
          <w:color w:val="000000"/>
          <w:lang w:eastAsia="fr-CA"/>
        </w:rPr>
        <w:t xml:space="preserve">in their own Western Dataverse (which </w:t>
      </w:r>
      <w:r w:rsidRPr="00662A11">
        <w:rPr>
          <w:rFonts w:ascii="Times New Roman" w:eastAsia="Times New Roman" w:hAnsi="Times New Roman" w:cs="Times New Roman"/>
          <w:i/>
          <w:iCs/>
          <w:color w:val="000000"/>
          <w:lang w:eastAsia="fr-CA"/>
        </w:rPr>
        <w:t>technically</w:t>
      </w:r>
      <w:r>
        <w:rPr>
          <w:rFonts w:ascii="Times New Roman" w:eastAsia="Times New Roman" w:hAnsi="Times New Roman" w:cs="Times New Roman"/>
          <w:color w:val="000000"/>
          <w:lang w:eastAsia="fr-CA"/>
        </w:rPr>
        <w:t xml:space="preserve"> </w:t>
      </w:r>
      <w:r w:rsidR="00662A11">
        <w:rPr>
          <w:rFonts w:ascii="Times New Roman" w:eastAsia="Times New Roman" w:hAnsi="Times New Roman" w:cs="Times New Roman"/>
          <w:color w:val="000000"/>
          <w:lang w:eastAsia="fr-CA"/>
        </w:rPr>
        <w:t xml:space="preserve">could be </w:t>
      </w:r>
      <w:r>
        <w:rPr>
          <w:rFonts w:ascii="Times New Roman" w:eastAsia="Times New Roman" w:hAnsi="Times New Roman" w:cs="Times New Roman"/>
          <w:color w:val="000000"/>
          <w:lang w:eastAsia="fr-CA"/>
        </w:rPr>
        <w:t>infring</w:t>
      </w:r>
      <w:r w:rsidR="00662A11">
        <w:rPr>
          <w:rFonts w:ascii="Times New Roman" w:eastAsia="Times New Roman" w:hAnsi="Times New Roman" w:cs="Times New Roman"/>
          <w:color w:val="000000"/>
          <w:lang w:eastAsia="fr-CA"/>
        </w:rPr>
        <w:t>ing</w:t>
      </w:r>
      <w:r>
        <w:rPr>
          <w:rFonts w:ascii="Times New Roman" w:eastAsia="Times New Roman" w:hAnsi="Times New Roman" w:cs="Times New Roman"/>
          <w:color w:val="000000"/>
          <w:lang w:eastAsia="fr-CA"/>
        </w:rPr>
        <w:t xml:space="preserve"> on the fanvids’ original </w:t>
      </w:r>
      <w:r>
        <w:rPr>
          <w:rFonts w:ascii="Times New Roman" w:eastAsia="Times New Roman" w:hAnsi="Times New Roman" w:cs="Times New Roman"/>
          <w:color w:val="000000"/>
          <w:lang w:eastAsia="fr-CA"/>
        </w:rPr>
        <w:lastRenderedPageBreak/>
        <w:t xml:space="preserve">owners’ copyright and intellectual property rights, but I digress). The University of Toronto also has a collection of </w:t>
      </w:r>
      <w:r w:rsidR="002A75CF">
        <w:rPr>
          <w:rFonts w:ascii="Times New Roman" w:eastAsia="Times New Roman" w:hAnsi="Times New Roman" w:cs="Times New Roman"/>
          <w:color w:val="000000"/>
          <w:lang w:eastAsia="fr-CA"/>
        </w:rPr>
        <w:t>240</w:t>
      </w:r>
      <w:r>
        <w:rPr>
          <w:rFonts w:ascii="Times New Roman" w:eastAsia="Times New Roman" w:hAnsi="Times New Roman" w:cs="Times New Roman"/>
          <w:color w:val="000000"/>
          <w:lang w:eastAsia="fr-CA"/>
        </w:rPr>
        <w:t xml:space="preserve">+ </w:t>
      </w:r>
      <w:hyperlink r:id="rId16" w:history="1">
        <w:r w:rsidRPr="002A75CF">
          <w:rPr>
            <w:rStyle w:val="Hyperlink"/>
            <w:rFonts w:ascii="Times New Roman" w:eastAsia="Times New Roman" w:hAnsi="Times New Roman" w:cs="Times New Roman"/>
            <w:lang w:eastAsia="fr-CA"/>
          </w:rPr>
          <w:t>pictures of icicles</w:t>
        </w:r>
      </w:hyperlink>
      <w:r>
        <w:rPr>
          <w:rFonts w:ascii="Times New Roman" w:eastAsia="Times New Roman" w:hAnsi="Times New Roman" w:cs="Times New Roman"/>
          <w:color w:val="000000"/>
          <w:lang w:eastAsia="fr-CA"/>
        </w:rPr>
        <w:t xml:space="preserve">. My point is that anything goes in and is </w:t>
      </w:r>
      <w:r w:rsidR="00662A11">
        <w:rPr>
          <w:rFonts w:ascii="Times New Roman" w:eastAsia="Times New Roman" w:hAnsi="Times New Roman" w:cs="Times New Roman"/>
          <w:color w:val="000000"/>
          <w:lang w:eastAsia="fr-CA"/>
        </w:rPr>
        <w:t>minted</w:t>
      </w:r>
      <w:r>
        <w:rPr>
          <w:rFonts w:ascii="Times New Roman" w:eastAsia="Times New Roman" w:hAnsi="Times New Roman" w:cs="Times New Roman"/>
          <w:color w:val="000000"/>
          <w:lang w:eastAsia="fr-CA"/>
        </w:rPr>
        <w:t xml:space="preserve"> a DOI. </w:t>
      </w:r>
    </w:p>
    <w:p w14:paraId="01CF0EC0" w14:textId="366EEEAB" w:rsidR="002A75CF" w:rsidRPr="002A75CF" w:rsidRDefault="002A75CF" w:rsidP="004979B1">
      <w:pPr>
        <w:rPr>
          <w:rFonts w:ascii="Times New Roman" w:eastAsia="Times New Roman" w:hAnsi="Times New Roman" w:cs="Times New Roman"/>
          <w:color w:val="000000"/>
          <w:sz w:val="32"/>
          <w:szCs w:val="32"/>
          <w:lang w:eastAsia="fr-CA"/>
        </w:rPr>
      </w:pPr>
      <w:commentRangeStart w:id="13"/>
      <w:r w:rsidRPr="002A75CF">
        <w:rPr>
          <w:rFonts w:ascii="Times New Roman" w:eastAsia="Times New Roman" w:hAnsi="Times New Roman" w:cs="Times New Roman"/>
          <w:color w:val="000000"/>
          <w:sz w:val="32"/>
          <w:szCs w:val="32"/>
          <w:lang w:eastAsia="fr-CA"/>
        </w:rPr>
        <w:t>Copyright and Intellectual Property</w:t>
      </w:r>
    </w:p>
    <w:p w14:paraId="2D342FC0" w14:textId="1515096C" w:rsidR="00EB6BAD" w:rsidRDefault="00C444D5"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C</w:t>
      </w:r>
      <w:r w:rsidR="002A75CF">
        <w:rPr>
          <w:rFonts w:ascii="Times New Roman" w:eastAsia="Times New Roman" w:hAnsi="Times New Roman" w:cs="Times New Roman"/>
          <w:color w:val="000000"/>
          <w:lang w:eastAsia="fr-CA"/>
        </w:rPr>
        <w:t xml:space="preserve">opyright terms of service are of paramount importance on Borealis (for serious data, at least). </w:t>
      </w:r>
      <w:r>
        <w:rPr>
          <w:rFonts w:ascii="Times New Roman" w:eastAsia="Times New Roman" w:hAnsi="Times New Roman" w:cs="Times New Roman"/>
          <w:color w:val="000000"/>
          <w:lang w:eastAsia="fr-CA"/>
        </w:rPr>
        <w:t>To briefly come back to the Harry Potter fanvids mentioned above</w:t>
      </w:r>
      <w:r w:rsidR="00662A11">
        <w:rPr>
          <w:rFonts w:ascii="Times New Roman" w:eastAsia="Times New Roman" w:hAnsi="Times New Roman" w:cs="Times New Roman"/>
          <w:color w:val="000000"/>
          <w:lang w:eastAsia="fr-CA"/>
        </w:rPr>
        <w:t>, they used “CC0 1.0” meaning that it is public domain - which it may or may not be</w:t>
      </w:r>
      <w:r w:rsidR="00501AF7">
        <w:rPr>
          <w:rFonts w:ascii="Times New Roman" w:eastAsia="Times New Roman" w:hAnsi="Times New Roman" w:cs="Times New Roman"/>
          <w:color w:val="000000"/>
          <w:lang w:eastAsia="fr-CA"/>
        </w:rPr>
        <w:t xml:space="preserve"> (probably not)</w:t>
      </w:r>
      <w:r w:rsidR="00662A11">
        <w:rPr>
          <w:rFonts w:ascii="Times New Roman" w:eastAsia="Times New Roman" w:hAnsi="Times New Roman" w:cs="Times New Roman"/>
          <w:color w:val="000000"/>
          <w:lang w:eastAsia="fr-CA"/>
        </w:rPr>
        <w:t xml:space="preserve">, but by default datasets in Dataverse are given CC0 1.0 unless specified otherwise. The icicle images, on the other hand, uses “CC-BY 4.0”, which has more constraints on how the data can be used (see </w:t>
      </w:r>
      <w:hyperlink r:id="rId17" w:history="1">
        <w:r w:rsidR="00662A11" w:rsidRPr="00662A11">
          <w:rPr>
            <w:rStyle w:val="Hyperlink"/>
            <w:rFonts w:ascii="Times New Roman" w:eastAsia="Times New Roman" w:hAnsi="Times New Roman" w:cs="Times New Roman"/>
            <w:lang w:eastAsia="fr-CA"/>
          </w:rPr>
          <w:t>Creative Commons attributions</w:t>
        </w:r>
      </w:hyperlink>
      <w:r w:rsidR="00662A11">
        <w:rPr>
          <w:rFonts w:ascii="Times New Roman" w:eastAsia="Times New Roman" w:hAnsi="Times New Roman" w:cs="Times New Roman"/>
          <w:color w:val="000000"/>
          <w:lang w:eastAsia="fr-CA"/>
        </w:rPr>
        <w:t xml:space="preserve">). </w:t>
      </w:r>
    </w:p>
    <w:p w14:paraId="4B5DB6C7" w14:textId="77777777" w:rsidR="005728B2" w:rsidRDefault="005728B2" w:rsidP="004979B1">
      <w:pPr>
        <w:rPr>
          <w:rFonts w:ascii="Times New Roman" w:eastAsia="Times New Roman" w:hAnsi="Times New Roman" w:cs="Times New Roman"/>
          <w:color w:val="000000"/>
          <w:lang w:eastAsia="fr-CA"/>
        </w:rPr>
      </w:pPr>
    </w:p>
    <w:p w14:paraId="2CBC9167" w14:textId="3056117C" w:rsidR="005728B2" w:rsidRDefault="005728B2"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Statistics Canada datasets uploaded to the Odesi Dataverse use a custom template that go beyond Creative Commons rights to address the specific copyrights of Statistics Canada data. I’ll attach it to the appendices</w:t>
      </w:r>
      <w:r w:rsidR="00D971E9">
        <w:rPr>
          <w:rFonts w:ascii="Times New Roman" w:eastAsia="Times New Roman" w:hAnsi="Times New Roman" w:cs="Times New Roman"/>
          <w:color w:val="000000"/>
          <w:lang w:eastAsia="fr-CA"/>
        </w:rPr>
        <w:t xml:space="preserve"> (Appendix A for English, Appendix B for French)</w:t>
      </w:r>
      <w:r>
        <w:rPr>
          <w:rFonts w:ascii="Times New Roman" w:eastAsia="Times New Roman" w:hAnsi="Times New Roman" w:cs="Times New Roman"/>
          <w:color w:val="000000"/>
          <w:lang w:eastAsia="fr-CA"/>
        </w:rPr>
        <w:t xml:space="preserve"> of the present document. Point is, were we to upload metadata concerning sensitive datasets, we would not only need to strongly uphold </w:t>
      </w:r>
      <w:r w:rsidR="00D971E9">
        <w:rPr>
          <w:rFonts w:ascii="Times New Roman" w:eastAsia="Times New Roman" w:hAnsi="Times New Roman" w:cs="Times New Roman"/>
          <w:color w:val="000000"/>
          <w:lang w:eastAsia="fr-CA"/>
        </w:rPr>
        <w:t xml:space="preserve">Borealis’ Terms of Use, but also ensure that we do not put ourselves in any line of fire for any litigations (or adjacent actions) as this latter would prove problematic for both Borealis and the CRDCN. </w:t>
      </w:r>
      <w:r w:rsidR="00663D58">
        <w:rPr>
          <w:rFonts w:ascii="Times New Roman" w:eastAsia="Times New Roman" w:hAnsi="Times New Roman" w:cs="Times New Roman"/>
          <w:color w:val="000000"/>
          <w:lang w:eastAsia="fr-CA"/>
        </w:rPr>
        <w:t>Provided that these terms are appropriately met, there should be no problem in preserving metadata on Borealis.</w:t>
      </w:r>
      <w:commentRangeEnd w:id="13"/>
      <w:r w:rsidR="001334FC">
        <w:rPr>
          <w:rStyle w:val="CommentReference"/>
        </w:rPr>
        <w:commentReference w:id="13"/>
      </w:r>
    </w:p>
    <w:p w14:paraId="4A5C442D" w14:textId="77777777" w:rsidR="00663D58" w:rsidRDefault="00663D58" w:rsidP="004979B1">
      <w:pPr>
        <w:rPr>
          <w:rFonts w:ascii="Times New Roman" w:eastAsia="Times New Roman" w:hAnsi="Times New Roman" w:cs="Times New Roman"/>
          <w:color w:val="000000"/>
          <w:lang w:eastAsia="fr-CA"/>
        </w:rPr>
      </w:pPr>
    </w:p>
    <w:p w14:paraId="15146E5F" w14:textId="1B008576" w:rsidR="00663D58" w:rsidRPr="00663D58" w:rsidRDefault="00663D58" w:rsidP="004979B1">
      <w:pPr>
        <w:rPr>
          <w:rFonts w:ascii="Times New Roman" w:eastAsia="Times New Roman" w:hAnsi="Times New Roman" w:cs="Times New Roman"/>
          <w:color w:val="000000"/>
          <w:sz w:val="32"/>
          <w:szCs w:val="32"/>
          <w:lang w:eastAsia="fr-CA"/>
        </w:rPr>
      </w:pPr>
      <w:commentRangeStart w:id="14"/>
      <w:r w:rsidRPr="00663D58">
        <w:rPr>
          <w:rFonts w:ascii="Times New Roman" w:eastAsia="Times New Roman" w:hAnsi="Times New Roman" w:cs="Times New Roman"/>
          <w:color w:val="000000"/>
          <w:sz w:val="32"/>
          <w:szCs w:val="32"/>
          <w:lang w:eastAsia="fr-CA"/>
        </w:rPr>
        <w:t>Pragmatics of Metadata Findability in Borealis</w:t>
      </w:r>
    </w:p>
    <w:p w14:paraId="29969E75" w14:textId="334C3BB8" w:rsidR="005728B2" w:rsidRDefault="009B0E6F"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Assuming that everything aligns with Terms of Use and copyright laws, the upload process is relatively simple. Metadata in Borealis is generated both manually and automatically (assuming the uploaded file is tabular in nature such as </w:t>
      </w:r>
      <w:r w:rsidR="00661A40">
        <w:rPr>
          <w:rFonts w:ascii="Times New Roman" w:eastAsia="Times New Roman" w:hAnsi="Times New Roman" w:cs="Times New Roman"/>
          <w:color w:val="000000"/>
          <w:lang w:eastAsia="fr-CA"/>
        </w:rPr>
        <w:t xml:space="preserve">.xlsx, .csv, .sav files – but not .RData or .json). This is precisely where we want to make an important decision: do we want a file that is ingested, </w:t>
      </w:r>
      <w:r w:rsidR="002A3F9A">
        <w:rPr>
          <w:rFonts w:ascii="Times New Roman" w:eastAsia="Times New Roman" w:hAnsi="Times New Roman" w:cs="Times New Roman"/>
          <w:color w:val="000000"/>
          <w:lang w:eastAsia="fr-CA"/>
        </w:rPr>
        <w:t>thus including</w:t>
      </w:r>
      <w:r w:rsidR="00661A40">
        <w:rPr>
          <w:rFonts w:ascii="Times New Roman" w:eastAsia="Times New Roman" w:hAnsi="Times New Roman" w:cs="Times New Roman"/>
          <w:color w:val="000000"/>
          <w:lang w:eastAsia="fr-CA"/>
        </w:rPr>
        <w:t xml:space="preserve"> variable level metadata in the DDI standard XML metadata file, or do we not want that?</w:t>
      </w:r>
    </w:p>
    <w:p w14:paraId="3CD8A8DE" w14:textId="77777777" w:rsidR="00661A40" w:rsidRDefault="00661A40" w:rsidP="004979B1">
      <w:pPr>
        <w:rPr>
          <w:rFonts w:ascii="Times New Roman" w:eastAsia="Times New Roman" w:hAnsi="Times New Roman" w:cs="Times New Roman"/>
          <w:color w:val="000000"/>
          <w:lang w:eastAsia="fr-CA"/>
        </w:rPr>
      </w:pPr>
    </w:p>
    <w:p w14:paraId="7BC84975" w14:textId="674C3DC5" w:rsidR="00EA75D7" w:rsidRDefault="00661A40" w:rsidP="004979B1">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is of my belief that an ingested tabular formatted file would provide the best “findability” and preservation outcomes. </w:t>
      </w:r>
      <w:r w:rsidR="00EA75D7">
        <w:rPr>
          <w:rFonts w:ascii="Times New Roman" w:eastAsia="Times New Roman" w:hAnsi="Times New Roman" w:cs="Times New Roman"/>
          <w:color w:val="000000"/>
          <w:lang w:eastAsia="fr-CA"/>
        </w:rPr>
        <w:t>To demonstrate this I have conducted a small trial in demo.borealisdata.ca (data here is prone to being deleted and is to test Borealis updates before it ends up in production).</w:t>
      </w:r>
    </w:p>
    <w:p w14:paraId="13265629" w14:textId="77777777" w:rsidR="00EA75D7" w:rsidRDefault="00EA75D7" w:rsidP="004979B1">
      <w:pPr>
        <w:rPr>
          <w:rFonts w:ascii="Times New Roman" w:eastAsia="Times New Roman" w:hAnsi="Times New Roman" w:cs="Times New Roman"/>
          <w:color w:val="000000"/>
          <w:lang w:eastAsia="fr-CA"/>
        </w:rPr>
      </w:pPr>
    </w:p>
    <w:p w14:paraId="62537F4B" w14:textId="4FA2262E" w:rsidR="00661A40" w:rsidRDefault="00DA6756" w:rsidP="004979B1">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drawing>
          <wp:anchor distT="0" distB="0" distL="114300" distR="114300" simplePos="0" relativeHeight="251662336" behindDoc="0" locked="0" layoutInCell="1" allowOverlap="1" wp14:anchorId="15042D4F" wp14:editId="77BEAE32">
            <wp:simplePos x="0" y="0"/>
            <wp:positionH relativeFrom="column">
              <wp:posOffset>-8021</wp:posOffset>
            </wp:positionH>
            <wp:positionV relativeFrom="paragraph">
              <wp:posOffset>231408</wp:posOffset>
            </wp:positionV>
            <wp:extent cx="5950688" cy="1162800"/>
            <wp:effectExtent l="0" t="0" r="5715" b="5715"/>
            <wp:wrapSquare wrapText="bothSides"/>
            <wp:docPr id="1166316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6675" name=""/>
                    <pic:cNvPicPr/>
                  </pic:nvPicPr>
                  <pic:blipFill>
                    <a:blip r:embed="rId18">
                      <a:extLst>
                        <a:ext uri="{28A0092B-C50C-407E-A947-70E740481C1C}">
                          <a14:useLocalDpi xmlns:a14="http://schemas.microsoft.com/office/drawing/2010/main" val="0"/>
                        </a:ext>
                      </a:extLst>
                    </a:blip>
                    <a:stretch>
                      <a:fillRect/>
                    </a:stretch>
                  </pic:blipFill>
                  <pic:spPr>
                    <a:xfrm>
                      <a:off x="0" y="0"/>
                      <a:ext cx="5950688" cy="1162800"/>
                    </a:xfrm>
                    <a:prstGeom prst="rect">
                      <a:avLst/>
                    </a:prstGeom>
                  </pic:spPr>
                </pic:pic>
              </a:graphicData>
            </a:graphic>
            <wp14:sizeRelV relativeFrom="margin">
              <wp14:pctHeight>0</wp14:pctHeight>
            </wp14:sizeRelV>
          </wp:anchor>
        </w:drawing>
      </w:r>
      <w:r w:rsidR="00EA75D7">
        <w:rPr>
          <w:rFonts w:ascii="Times New Roman" w:eastAsia="Times New Roman" w:hAnsi="Times New Roman" w:cs="Times New Roman"/>
          <w:color w:val="000000"/>
          <w:lang w:eastAsia="fr-CA"/>
        </w:rPr>
        <w:t xml:space="preserve">Here is the dataset itself: </w:t>
      </w:r>
      <w:commentRangeEnd w:id="14"/>
      <w:r w:rsidR="001334FC">
        <w:rPr>
          <w:rStyle w:val="CommentReference"/>
        </w:rPr>
        <w:commentReference w:id="14"/>
      </w:r>
    </w:p>
    <w:p w14:paraId="30F9E7C6" w14:textId="6F45462D" w:rsidR="005728B2" w:rsidRDefault="005728B2" w:rsidP="004979B1">
      <w:pPr>
        <w:rPr>
          <w:rFonts w:ascii="Times New Roman" w:eastAsia="Times New Roman" w:hAnsi="Times New Roman" w:cs="Times New Roman"/>
          <w:color w:val="000000"/>
          <w:lang w:eastAsia="fr-CA"/>
        </w:rPr>
      </w:pPr>
    </w:p>
    <w:p w14:paraId="52FFB8FA" w14:textId="1A9F99E4" w:rsidR="00137AE1" w:rsidRDefault="00EA75D7"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It really is as simple as it gets. The first row denotes the variables (imagine that each “Question” actually denotes a Variable of some sort). Note that the “Null” entries are necessary – they can just as well be interchanged for </w:t>
      </w:r>
      <w:r w:rsidR="00137AE1">
        <w:rPr>
          <w:rFonts w:ascii="Times New Roman" w:eastAsia="Times New Roman" w:hAnsi="Times New Roman" w:cs="Times New Roman"/>
          <w:color w:val="000000"/>
          <w:lang w:eastAsia="fr-CA"/>
        </w:rPr>
        <w:t>Na</w:t>
      </w:r>
      <w:r w:rsidR="00DF4721">
        <w:rPr>
          <w:rFonts w:ascii="Times New Roman" w:eastAsia="Times New Roman" w:hAnsi="Times New Roman" w:cs="Times New Roman"/>
          <w:color w:val="000000"/>
          <w:lang w:eastAsia="fr-CA"/>
        </w:rPr>
        <w:t>N</w:t>
      </w:r>
      <w:r>
        <w:rPr>
          <w:rFonts w:ascii="Times New Roman" w:eastAsia="Times New Roman" w:hAnsi="Times New Roman" w:cs="Times New Roman"/>
          <w:color w:val="000000"/>
          <w:lang w:eastAsia="fr-CA"/>
        </w:rPr>
        <w:t xml:space="preserve"> or 0 or “Cheese” </w:t>
      </w:r>
      <w:r w:rsidR="00137AE1">
        <w:rPr>
          <w:rFonts w:ascii="Times New Roman" w:eastAsia="Times New Roman" w:hAnsi="Times New Roman" w:cs="Times New Roman"/>
          <w:color w:val="000000"/>
          <w:lang w:eastAsia="fr-CA"/>
        </w:rPr>
        <w:t xml:space="preserve">or any place holder. However, it is better to just use a string input </w:t>
      </w:r>
      <w:r w:rsidR="00DF4721">
        <w:rPr>
          <w:rFonts w:ascii="Times New Roman" w:eastAsia="Times New Roman" w:hAnsi="Times New Roman" w:cs="Times New Roman"/>
          <w:color w:val="000000"/>
          <w:lang w:eastAsia="fr-CA"/>
        </w:rPr>
        <w:t>NaN</w:t>
      </w:r>
      <w:r w:rsidR="00137AE1">
        <w:rPr>
          <w:rFonts w:ascii="Times New Roman" w:eastAsia="Times New Roman" w:hAnsi="Times New Roman" w:cs="Times New Roman"/>
          <w:color w:val="000000"/>
          <w:lang w:eastAsia="fr-CA"/>
        </w:rPr>
        <w:t xml:space="preserve"> as it stops the software for calculating summary statistics that it </w:t>
      </w:r>
      <w:r w:rsidR="00137AE1">
        <w:rPr>
          <w:rFonts w:ascii="Times New Roman" w:eastAsia="Times New Roman" w:hAnsi="Times New Roman" w:cs="Times New Roman"/>
          <w:color w:val="000000"/>
          <w:lang w:eastAsia="fr-CA"/>
        </w:rPr>
        <w:lastRenderedPageBreak/>
        <w:t xml:space="preserve">would usually compute for data points in a column. Without these Null values (meaning the dataset is composed of a singular row), the file will not be ingested. </w:t>
      </w:r>
    </w:p>
    <w:p w14:paraId="3D411E5D" w14:textId="7E73E0E9" w:rsidR="00EA75D7" w:rsidRDefault="00137AE1"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Now h</w:t>
      </w:r>
      <w:r w:rsidR="00EA75D7">
        <w:rPr>
          <w:rFonts w:ascii="Times New Roman" w:eastAsia="Times New Roman" w:hAnsi="Times New Roman" w:cs="Times New Roman"/>
          <w:color w:val="000000"/>
          <w:lang w:eastAsia="fr-CA"/>
        </w:rPr>
        <w:t xml:space="preserve">ere is an example between a non-ingested DDI XML file, and one that is ingested, with this same .xlsx file (note that it would be the exact same outcome were it .csv, or any other – </w:t>
      </w:r>
      <w:proofErr w:type="gramStart"/>
      <w:r w:rsidR="00EA75D7">
        <w:rPr>
          <w:rFonts w:ascii="Times New Roman" w:eastAsia="Times New Roman" w:hAnsi="Times New Roman" w:cs="Times New Roman"/>
          <w:color w:val="000000"/>
          <w:lang w:eastAsia="fr-CA"/>
        </w:rPr>
        <w:t>as long as</w:t>
      </w:r>
      <w:proofErr w:type="gramEnd"/>
      <w:r w:rsidR="00EA75D7">
        <w:rPr>
          <w:rFonts w:ascii="Times New Roman" w:eastAsia="Times New Roman" w:hAnsi="Times New Roman" w:cs="Times New Roman"/>
          <w:color w:val="000000"/>
          <w:lang w:eastAsia="fr-CA"/>
        </w:rPr>
        <w:t xml:space="preserve"> it is not json or RData; this is an issue with Harvard, not Borealis per se).</w:t>
      </w:r>
    </w:p>
    <w:p w14:paraId="2E14645B" w14:textId="1C32EC2F" w:rsidR="00FC5396" w:rsidRDefault="00FC5396" w:rsidP="00EA75D7">
      <w:pPr>
        <w:rPr>
          <w:rFonts w:ascii="Times New Roman" w:eastAsia="Times New Roman" w:hAnsi="Times New Roman" w:cs="Times New Roman"/>
          <w:color w:val="000000"/>
          <w:lang w:eastAsia="fr-CA"/>
        </w:rPr>
      </w:pPr>
    </w:p>
    <w:p w14:paraId="38A2A986" w14:textId="2F282363" w:rsidR="00FC5396" w:rsidRDefault="00FC5396" w:rsidP="00EA75D7">
      <w:pPr>
        <w:rPr>
          <w:rFonts w:ascii="Times New Roman" w:eastAsia="Times New Roman" w:hAnsi="Times New Roman" w:cs="Times New Roman"/>
          <w:color w:val="000000"/>
          <w:lang w:eastAsia="fr-CA"/>
        </w:rPr>
      </w:pPr>
      <w:commentRangeStart w:id="15"/>
      <w:r w:rsidRPr="00FC5396">
        <w:rPr>
          <w:rFonts w:ascii="Times New Roman" w:eastAsia="Times New Roman" w:hAnsi="Times New Roman" w:cs="Times New Roman"/>
          <w:noProof/>
          <w:color w:val="000000"/>
          <w:lang w:eastAsia="fr-CA"/>
        </w:rPr>
        <w:lastRenderedPageBreak/>
        <w:drawing>
          <wp:anchor distT="0" distB="0" distL="114300" distR="114300" simplePos="0" relativeHeight="251661312" behindDoc="0" locked="0" layoutInCell="1" allowOverlap="1" wp14:anchorId="1D12962A" wp14:editId="11D3C262">
            <wp:simplePos x="0" y="0"/>
            <wp:positionH relativeFrom="column">
              <wp:posOffset>96023</wp:posOffset>
            </wp:positionH>
            <wp:positionV relativeFrom="paragraph">
              <wp:posOffset>220211</wp:posOffset>
            </wp:positionV>
            <wp:extent cx="5780314" cy="7306256"/>
            <wp:effectExtent l="0" t="0" r="0" b="0"/>
            <wp:wrapSquare wrapText="bothSides"/>
            <wp:docPr id="3602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42" name=""/>
                    <pic:cNvPicPr/>
                  </pic:nvPicPr>
                  <pic:blipFill>
                    <a:blip r:embed="rId19">
                      <a:extLst>
                        <a:ext uri="{28A0092B-C50C-407E-A947-70E740481C1C}">
                          <a14:useLocalDpi xmlns:a14="http://schemas.microsoft.com/office/drawing/2010/main" val="0"/>
                        </a:ext>
                      </a:extLst>
                    </a:blip>
                    <a:stretch>
                      <a:fillRect/>
                    </a:stretch>
                  </pic:blipFill>
                  <pic:spPr>
                    <a:xfrm>
                      <a:off x="0" y="0"/>
                      <a:ext cx="5780314" cy="73062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lang w:eastAsia="fr-CA"/>
        </w:rPr>
        <w:t>Non-ingested output:</w:t>
      </w:r>
      <w:commentRangeEnd w:id="15"/>
      <w:r w:rsidR="00220212">
        <w:rPr>
          <w:rStyle w:val="CommentReference"/>
        </w:rPr>
        <w:commentReference w:id="15"/>
      </w:r>
    </w:p>
    <w:p w14:paraId="1A81B91F" w14:textId="0B9FCAA4" w:rsidR="00FC5396" w:rsidRDefault="00DA6756" w:rsidP="00EA75D7">
      <w:pPr>
        <w:rPr>
          <w:rFonts w:ascii="Times New Roman" w:eastAsia="Times New Roman" w:hAnsi="Times New Roman" w:cs="Times New Roman"/>
          <w:color w:val="000000"/>
          <w:lang w:eastAsia="fr-CA"/>
        </w:rPr>
      </w:pPr>
      <w:r w:rsidRPr="00DA6756">
        <w:rPr>
          <w:rFonts w:ascii="Times New Roman" w:eastAsia="Times New Roman" w:hAnsi="Times New Roman" w:cs="Times New Roman"/>
          <w:noProof/>
          <w:color w:val="000000"/>
          <w:lang w:eastAsia="fr-CA"/>
        </w:rPr>
        <w:drawing>
          <wp:anchor distT="0" distB="0" distL="114300" distR="114300" simplePos="0" relativeHeight="251663360" behindDoc="0" locked="0" layoutInCell="1" allowOverlap="1" wp14:anchorId="05F957C4" wp14:editId="6E5BBB57">
            <wp:simplePos x="0" y="0"/>
            <wp:positionH relativeFrom="column">
              <wp:posOffset>-16510</wp:posOffset>
            </wp:positionH>
            <wp:positionV relativeFrom="paragraph">
              <wp:posOffset>448945</wp:posOffset>
            </wp:positionV>
            <wp:extent cx="5807075" cy="6849745"/>
            <wp:effectExtent l="0" t="0" r="0" b="0"/>
            <wp:wrapSquare wrapText="bothSides"/>
            <wp:docPr id="549587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87764" name=""/>
                    <pic:cNvPicPr/>
                  </pic:nvPicPr>
                  <pic:blipFill rotWithShape="1">
                    <a:blip r:embed="rId20">
                      <a:extLst>
                        <a:ext uri="{28A0092B-C50C-407E-A947-70E740481C1C}">
                          <a14:useLocalDpi xmlns:a14="http://schemas.microsoft.com/office/drawing/2010/main" val="0"/>
                        </a:ext>
                      </a:extLst>
                    </a:blip>
                    <a:srcRect r="17669" b="897"/>
                    <a:stretch/>
                  </pic:blipFill>
                  <pic:spPr bwMode="auto">
                    <a:xfrm>
                      <a:off x="0" y="0"/>
                      <a:ext cx="5807075" cy="684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5396">
        <w:rPr>
          <w:rFonts w:ascii="Times New Roman" w:eastAsia="Times New Roman" w:hAnsi="Times New Roman" w:cs="Times New Roman"/>
          <w:color w:val="000000"/>
          <w:lang w:eastAsia="fr-CA"/>
        </w:rPr>
        <w:t>However if the file is ingested, it also has this following section in addition to the above metadata information</w:t>
      </w:r>
      <w:r>
        <w:rPr>
          <w:rFonts w:ascii="Times New Roman" w:eastAsia="Times New Roman" w:hAnsi="Times New Roman" w:cs="Times New Roman"/>
          <w:color w:val="000000"/>
          <w:lang w:eastAsia="fr-CA"/>
        </w:rPr>
        <w:t xml:space="preserve"> (note that it is truncated on the right side and bottom)</w:t>
      </w:r>
      <w:r w:rsidR="00DF4721">
        <w:rPr>
          <w:rFonts w:ascii="Times New Roman" w:eastAsia="Times New Roman" w:hAnsi="Times New Roman" w:cs="Times New Roman"/>
          <w:color w:val="000000"/>
          <w:lang w:eastAsia="fr-CA"/>
        </w:rPr>
        <w:t>:</w:t>
      </w:r>
    </w:p>
    <w:p w14:paraId="7C29868A" w14:textId="6BC4C835" w:rsidR="00FC5396" w:rsidRDefault="00FC5396" w:rsidP="00EA75D7">
      <w:pPr>
        <w:rPr>
          <w:rFonts w:ascii="Times New Roman" w:eastAsia="Times New Roman" w:hAnsi="Times New Roman" w:cs="Times New Roman"/>
          <w:color w:val="000000"/>
          <w:lang w:eastAsia="fr-CA"/>
        </w:rPr>
      </w:pPr>
    </w:p>
    <w:p w14:paraId="50808524" w14:textId="6C674DD2"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lastRenderedPageBreak/>
        <w:t xml:space="preserve">This entire entry above is not included if the file is not ingested; this would mean that we would be missing out on a lot of machine readable data were we to not ingest the files. </w:t>
      </w:r>
      <w:commentRangeStart w:id="16"/>
      <w:r>
        <w:rPr>
          <w:rFonts w:ascii="Times New Roman" w:eastAsia="Times New Roman" w:hAnsi="Times New Roman" w:cs="Times New Roman"/>
          <w:color w:val="000000"/>
          <w:lang w:eastAsia="fr-CA"/>
        </w:rPr>
        <w:t xml:space="preserve">I have already written a python code to exclusively extract variable labels if ever this were needed. </w:t>
      </w:r>
      <w:commentRangeEnd w:id="16"/>
      <w:r w:rsidR="005D343A">
        <w:rPr>
          <w:rStyle w:val="CommentReference"/>
        </w:rPr>
        <w:commentReference w:id="16"/>
      </w:r>
    </w:p>
    <w:p w14:paraId="67176B70" w14:textId="77777777" w:rsidR="00DA6756" w:rsidRDefault="00DA6756" w:rsidP="00EA75D7">
      <w:pPr>
        <w:rPr>
          <w:rFonts w:ascii="Times New Roman" w:eastAsia="Times New Roman" w:hAnsi="Times New Roman" w:cs="Times New Roman"/>
          <w:color w:val="000000"/>
          <w:lang w:eastAsia="fr-CA"/>
        </w:rPr>
      </w:pPr>
    </w:p>
    <w:p w14:paraId="6C0241D3" w14:textId="209DA48D" w:rsidR="00DA6756" w:rsidRDefault="00DA6756" w:rsidP="00EA75D7">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 xml:space="preserve">We can also bring this up a notch in terms of metadata quality </w:t>
      </w:r>
      <w:r w:rsidR="00F5353C">
        <w:rPr>
          <w:rFonts w:ascii="Times New Roman" w:eastAsia="Times New Roman" w:hAnsi="Times New Roman" w:cs="Times New Roman"/>
          <w:color w:val="000000"/>
          <w:lang w:eastAsia="fr-CA"/>
        </w:rPr>
        <w:t xml:space="preserve">by including offered response types, but NOT who responded, and how they responded – though I still need to do some testing to see what works and what doesn’t. </w:t>
      </w:r>
    </w:p>
    <w:p w14:paraId="786997D9" w14:textId="74779B48" w:rsidR="00FC5396" w:rsidRDefault="00FC5396" w:rsidP="00EA75D7">
      <w:pPr>
        <w:rPr>
          <w:rFonts w:ascii="Times New Roman" w:eastAsia="Times New Roman" w:hAnsi="Times New Roman" w:cs="Times New Roman"/>
          <w:color w:val="000000"/>
          <w:lang w:eastAsia="fr-CA"/>
        </w:rPr>
      </w:pPr>
    </w:p>
    <w:p w14:paraId="665323FC" w14:textId="604F3732" w:rsidR="00FC5396" w:rsidRDefault="00FC5396" w:rsidP="00EA75D7">
      <w:pPr>
        <w:rPr>
          <w:rFonts w:ascii="Times New Roman" w:eastAsia="Times New Roman" w:hAnsi="Times New Roman" w:cs="Times New Roman"/>
          <w:color w:val="000000"/>
          <w:lang w:eastAsia="fr-CA"/>
        </w:rPr>
      </w:pPr>
    </w:p>
    <w:p w14:paraId="585CA3EF" w14:textId="26AD4A6E" w:rsidR="00FC5396" w:rsidRDefault="00FC5396" w:rsidP="00EA75D7">
      <w:pPr>
        <w:rPr>
          <w:rFonts w:ascii="Times New Roman" w:eastAsia="Times New Roman" w:hAnsi="Times New Roman" w:cs="Times New Roman"/>
          <w:color w:val="000000"/>
          <w:lang w:eastAsia="fr-CA"/>
        </w:rPr>
      </w:pPr>
    </w:p>
    <w:p w14:paraId="173167C9" w14:textId="797326F8" w:rsidR="00FC5396" w:rsidRDefault="00FC5396" w:rsidP="00EA75D7">
      <w:pPr>
        <w:rPr>
          <w:rFonts w:ascii="Times New Roman" w:eastAsia="Times New Roman" w:hAnsi="Times New Roman" w:cs="Times New Roman"/>
          <w:color w:val="000000"/>
          <w:lang w:eastAsia="fr-CA"/>
        </w:rPr>
      </w:pPr>
    </w:p>
    <w:p w14:paraId="5F49E4CE" w14:textId="27B1BC54" w:rsidR="00FC5396" w:rsidRDefault="00FC5396" w:rsidP="00EA75D7">
      <w:pPr>
        <w:rPr>
          <w:rFonts w:ascii="Times New Roman" w:eastAsia="Times New Roman" w:hAnsi="Times New Roman" w:cs="Times New Roman"/>
          <w:color w:val="000000"/>
          <w:lang w:eastAsia="fr-CA"/>
        </w:rPr>
      </w:pPr>
    </w:p>
    <w:p w14:paraId="7212561F" w14:textId="77777777" w:rsidR="00FC5396" w:rsidRDefault="00FC5396" w:rsidP="00EA75D7">
      <w:pPr>
        <w:rPr>
          <w:rFonts w:ascii="Times New Roman" w:eastAsia="Times New Roman" w:hAnsi="Times New Roman" w:cs="Times New Roman"/>
          <w:color w:val="000000"/>
          <w:lang w:eastAsia="fr-CA"/>
        </w:rPr>
      </w:pPr>
    </w:p>
    <w:p w14:paraId="4F17C9F3" w14:textId="77777777" w:rsidR="00FC5396" w:rsidRDefault="00FC5396" w:rsidP="00EA75D7">
      <w:pPr>
        <w:rPr>
          <w:rFonts w:ascii="Times New Roman" w:eastAsia="Times New Roman" w:hAnsi="Times New Roman" w:cs="Times New Roman"/>
          <w:color w:val="000000"/>
          <w:lang w:eastAsia="fr-CA"/>
        </w:rPr>
      </w:pPr>
    </w:p>
    <w:p w14:paraId="6A5D89DF" w14:textId="77777777" w:rsidR="00FC5396" w:rsidRDefault="00FC5396" w:rsidP="00EA75D7">
      <w:pPr>
        <w:rPr>
          <w:rFonts w:ascii="Times New Roman" w:eastAsia="Times New Roman" w:hAnsi="Times New Roman" w:cs="Times New Roman"/>
          <w:color w:val="000000"/>
          <w:lang w:eastAsia="fr-CA"/>
        </w:rPr>
      </w:pPr>
    </w:p>
    <w:p w14:paraId="2691E95B" w14:textId="77777777" w:rsidR="00FC5396" w:rsidRDefault="00FC5396" w:rsidP="00EA75D7">
      <w:pPr>
        <w:rPr>
          <w:rFonts w:ascii="Times New Roman" w:eastAsia="Times New Roman" w:hAnsi="Times New Roman" w:cs="Times New Roman"/>
          <w:color w:val="000000"/>
          <w:lang w:eastAsia="fr-CA"/>
        </w:rPr>
      </w:pPr>
    </w:p>
    <w:p w14:paraId="354DA578" w14:textId="77777777" w:rsidR="00FC5396" w:rsidRDefault="00FC5396" w:rsidP="00EA75D7">
      <w:pPr>
        <w:rPr>
          <w:rFonts w:ascii="Times New Roman" w:eastAsia="Times New Roman" w:hAnsi="Times New Roman" w:cs="Times New Roman"/>
          <w:color w:val="000000"/>
          <w:lang w:eastAsia="fr-CA"/>
        </w:rPr>
      </w:pPr>
    </w:p>
    <w:p w14:paraId="4DF061F0" w14:textId="77777777" w:rsidR="00FC5396" w:rsidRDefault="00FC5396" w:rsidP="00EA75D7">
      <w:pPr>
        <w:rPr>
          <w:rFonts w:ascii="Times New Roman" w:eastAsia="Times New Roman" w:hAnsi="Times New Roman" w:cs="Times New Roman"/>
          <w:color w:val="000000"/>
          <w:lang w:eastAsia="fr-CA"/>
        </w:rPr>
      </w:pPr>
    </w:p>
    <w:p w14:paraId="462B518E" w14:textId="77777777" w:rsidR="00FC5396" w:rsidRDefault="00FC5396" w:rsidP="00EA75D7">
      <w:pPr>
        <w:rPr>
          <w:rFonts w:ascii="Times New Roman" w:eastAsia="Times New Roman" w:hAnsi="Times New Roman" w:cs="Times New Roman"/>
          <w:color w:val="000000"/>
          <w:lang w:eastAsia="fr-CA"/>
        </w:rPr>
      </w:pPr>
    </w:p>
    <w:p w14:paraId="0A5DF015" w14:textId="77777777" w:rsidR="00FC5396" w:rsidRDefault="00FC5396" w:rsidP="00EA75D7">
      <w:pPr>
        <w:rPr>
          <w:rFonts w:ascii="Times New Roman" w:eastAsia="Times New Roman" w:hAnsi="Times New Roman" w:cs="Times New Roman"/>
          <w:color w:val="000000"/>
          <w:lang w:eastAsia="fr-CA"/>
        </w:rPr>
      </w:pPr>
    </w:p>
    <w:p w14:paraId="58282069" w14:textId="77777777" w:rsidR="00FC5396" w:rsidRDefault="00FC5396" w:rsidP="00EA75D7">
      <w:pPr>
        <w:rPr>
          <w:rFonts w:ascii="Times New Roman" w:eastAsia="Times New Roman" w:hAnsi="Times New Roman" w:cs="Times New Roman"/>
          <w:color w:val="000000"/>
          <w:lang w:eastAsia="fr-CA"/>
        </w:rPr>
      </w:pPr>
    </w:p>
    <w:p w14:paraId="6B60845F" w14:textId="77777777" w:rsidR="00FC5396" w:rsidRDefault="00FC5396" w:rsidP="00EA75D7">
      <w:pPr>
        <w:rPr>
          <w:rFonts w:ascii="Times New Roman" w:eastAsia="Times New Roman" w:hAnsi="Times New Roman" w:cs="Times New Roman"/>
          <w:color w:val="000000"/>
          <w:lang w:eastAsia="fr-CA"/>
        </w:rPr>
      </w:pPr>
    </w:p>
    <w:p w14:paraId="06626595" w14:textId="77777777" w:rsidR="00FC5396" w:rsidRDefault="00FC5396" w:rsidP="00EA75D7">
      <w:pPr>
        <w:rPr>
          <w:rFonts w:ascii="Times New Roman" w:eastAsia="Times New Roman" w:hAnsi="Times New Roman" w:cs="Times New Roman"/>
          <w:color w:val="000000"/>
          <w:lang w:eastAsia="fr-CA"/>
        </w:rPr>
      </w:pPr>
    </w:p>
    <w:p w14:paraId="2D945A27" w14:textId="77777777" w:rsidR="00FC5396" w:rsidRDefault="00FC5396" w:rsidP="00EA75D7">
      <w:pPr>
        <w:rPr>
          <w:rFonts w:ascii="Times New Roman" w:eastAsia="Times New Roman" w:hAnsi="Times New Roman" w:cs="Times New Roman"/>
          <w:color w:val="000000"/>
          <w:lang w:eastAsia="fr-CA"/>
        </w:rPr>
      </w:pPr>
    </w:p>
    <w:p w14:paraId="2C2DBE0A" w14:textId="77777777" w:rsidR="00FC5396" w:rsidRDefault="00FC5396" w:rsidP="00EA75D7">
      <w:pPr>
        <w:rPr>
          <w:rFonts w:ascii="Times New Roman" w:eastAsia="Times New Roman" w:hAnsi="Times New Roman" w:cs="Times New Roman"/>
          <w:color w:val="000000"/>
          <w:lang w:eastAsia="fr-CA"/>
        </w:rPr>
      </w:pPr>
    </w:p>
    <w:p w14:paraId="45C18D64" w14:textId="77777777" w:rsidR="00FC5396" w:rsidRDefault="00FC5396" w:rsidP="00EA75D7">
      <w:pPr>
        <w:rPr>
          <w:rFonts w:ascii="Times New Roman" w:eastAsia="Times New Roman" w:hAnsi="Times New Roman" w:cs="Times New Roman"/>
          <w:color w:val="000000"/>
          <w:lang w:eastAsia="fr-CA"/>
        </w:rPr>
      </w:pPr>
    </w:p>
    <w:p w14:paraId="72697D46" w14:textId="77777777" w:rsidR="00FC5396" w:rsidRDefault="00FC5396" w:rsidP="00EA75D7">
      <w:pPr>
        <w:rPr>
          <w:rFonts w:ascii="Times New Roman" w:eastAsia="Times New Roman" w:hAnsi="Times New Roman" w:cs="Times New Roman"/>
          <w:color w:val="000000"/>
          <w:lang w:eastAsia="fr-CA"/>
        </w:rPr>
      </w:pPr>
    </w:p>
    <w:p w14:paraId="24143A12" w14:textId="77777777" w:rsidR="005728B2" w:rsidRDefault="005728B2" w:rsidP="004979B1">
      <w:pPr>
        <w:rPr>
          <w:rFonts w:ascii="Times New Roman" w:eastAsia="Times New Roman" w:hAnsi="Times New Roman" w:cs="Times New Roman"/>
          <w:color w:val="000000"/>
          <w:lang w:eastAsia="fr-CA"/>
        </w:rPr>
      </w:pPr>
    </w:p>
    <w:p w14:paraId="454E5727" w14:textId="77777777" w:rsidR="005728B2" w:rsidRDefault="005728B2" w:rsidP="004979B1">
      <w:pPr>
        <w:rPr>
          <w:rFonts w:ascii="Times New Roman" w:eastAsia="Times New Roman" w:hAnsi="Times New Roman" w:cs="Times New Roman"/>
          <w:color w:val="000000"/>
          <w:lang w:eastAsia="fr-CA"/>
        </w:rPr>
      </w:pPr>
    </w:p>
    <w:p w14:paraId="63AD389E" w14:textId="77777777" w:rsidR="005728B2" w:rsidRDefault="005728B2" w:rsidP="004979B1">
      <w:pPr>
        <w:rPr>
          <w:rFonts w:ascii="Times New Roman" w:eastAsia="Times New Roman" w:hAnsi="Times New Roman" w:cs="Times New Roman"/>
          <w:color w:val="000000"/>
          <w:lang w:eastAsia="fr-CA"/>
        </w:rPr>
      </w:pPr>
    </w:p>
    <w:p w14:paraId="532ADCE6" w14:textId="77777777" w:rsidR="005728B2" w:rsidRDefault="005728B2" w:rsidP="004979B1">
      <w:pPr>
        <w:rPr>
          <w:rFonts w:ascii="Times New Roman" w:eastAsia="Times New Roman" w:hAnsi="Times New Roman" w:cs="Times New Roman"/>
          <w:color w:val="000000"/>
          <w:lang w:eastAsia="fr-CA"/>
        </w:rPr>
      </w:pPr>
    </w:p>
    <w:p w14:paraId="1528EB98" w14:textId="77777777" w:rsidR="005728B2" w:rsidRDefault="005728B2" w:rsidP="004979B1">
      <w:pPr>
        <w:rPr>
          <w:rFonts w:ascii="Times New Roman" w:eastAsia="Times New Roman" w:hAnsi="Times New Roman" w:cs="Times New Roman"/>
          <w:color w:val="000000"/>
          <w:lang w:eastAsia="fr-CA"/>
        </w:rPr>
      </w:pPr>
    </w:p>
    <w:p w14:paraId="61A6E044" w14:textId="77777777" w:rsidR="005728B2" w:rsidRDefault="005728B2" w:rsidP="004979B1">
      <w:pPr>
        <w:rPr>
          <w:rFonts w:ascii="Times New Roman" w:eastAsia="Times New Roman" w:hAnsi="Times New Roman" w:cs="Times New Roman"/>
          <w:color w:val="000000"/>
          <w:lang w:eastAsia="fr-CA"/>
        </w:rPr>
      </w:pPr>
    </w:p>
    <w:p w14:paraId="619537CC" w14:textId="77777777" w:rsidR="005728B2" w:rsidRDefault="005728B2" w:rsidP="004979B1">
      <w:pPr>
        <w:rPr>
          <w:rFonts w:ascii="Times New Roman" w:eastAsia="Times New Roman" w:hAnsi="Times New Roman" w:cs="Times New Roman"/>
          <w:color w:val="000000"/>
          <w:lang w:eastAsia="fr-CA"/>
        </w:rPr>
      </w:pPr>
    </w:p>
    <w:p w14:paraId="41481426" w14:textId="77777777" w:rsidR="005728B2" w:rsidRDefault="005728B2" w:rsidP="004979B1">
      <w:pPr>
        <w:rPr>
          <w:rFonts w:ascii="Times New Roman" w:eastAsia="Times New Roman" w:hAnsi="Times New Roman" w:cs="Times New Roman"/>
          <w:color w:val="000000"/>
          <w:lang w:eastAsia="fr-CA"/>
        </w:rPr>
      </w:pPr>
    </w:p>
    <w:p w14:paraId="179A6AB3" w14:textId="77777777" w:rsidR="005728B2" w:rsidRDefault="005728B2" w:rsidP="004979B1">
      <w:pPr>
        <w:rPr>
          <w:rFonts w:ascii="Times New Roman" w:eastAsia="Times New Roman" w:hAnsi="Times New Roman" w:cs="Times New Roman"/>
          <w:color w:val="000000"/>
          <w:lang w:eastAsia="fr-CA"/>
        </w:rPr>
      </w:pPr>
    </w:p>
    <w:p w14:paraId="776E710C" w14:textId="77777777" w:rsidR="005728B2" w:rsidRDefault="005728B2" w:rsidP="004979B1">
      <w:pPr>
        <w:rPr>
          <w:rFonts w:ascii="Times New Roman" w:eastAsia="Times New Roman" w:hAnsi="Times New Roman" w:cs="Times New Roman"/>
          <w:color w:val="000000"/>
          <w:lang w:eastAsia="fr-CA"/>
        </w:rPr>
      </w:pPr>
    </w:p>
    <w:p w14:paraId="3D089C6D" w14:textId="77777777" w:rsidR="005728B2" w:rsidRDefault="005728B2" w:rsidP="004979B1">
      <w:pPr>
        <w:rPr>
          <w:rFonts w:ascii="Times New Roman" w:eastAsia="Times New Roman" w:hAnsi="Times New Roman" w:cs="Times New Roman"/>
          <w:color w:val="000000"/>
          <w:lang w:eastAsia="fr-CA"/>
        </w:rPr>
      </w:pPr>
    </w:p>
    <w:p w14:paraId="73F690FD" w14:textId="77777777" w:rsidR="005728B2" w:rsidRDefault="005728B2" w:rsidP="004979B1">
      <w:pPr>
        <w:rPr>
          <w:rFonts w:ascii="Times New Roman" w:eastAsia="Times New Roman" w:hAnsi="Times New Roman" w:cs="Times New Roman"/>
          <w:color w:val="000000"/>
          <w:lang w:eastAsia="fr-CA"/>
        </w:rPr>
      </w:pPr>
    </w:p>
    <w:p w14:paraId="0C5388D4" w14:textId="77777777" w:rsidR="005728B2" w:rsidRDefault="005728B2" w:rsidP="004979B1">
      <w:pPr>
        <w:rPr>
          <w:rFonts w:ascii="Times New Roman" w:eastAsia="Times New Roman" w:hAnsi="Times New Roman" w:cs="Times New Roman"/>
          <w:color w:val="000000"/>
          <w:lang w:eastAsia="fr-CA"/>
        </w:rPr>
      </w:pPr>
    </w:p>
    <w:p w14:paraId="655CF036" w14:textId="77777777" w:rsidR="005728B2" w:rsidRDefault="005728B2" w:rsidP="004979B1">
      <w:pPr>
        <w:rPr>
          <w:rFonts w:ascii="Times New Roman" w:eastAsia="Times New Roman" w:hAnsi="Times New Roman" w:cs="Times New Roman"/>
          <w:color w:val="000000"/>
          <w:lang w:eastAsia="fr-CA"/>
        </w:rPr>
      </w:pPr>
    </w:p>
    <w:p w14:paraId="5268C300" w14:textId="77777777" w:rsidR="005728B2" w:rsidRDefault="005728B2" w:rsidP="004979B1">
      <w:pPr>
        <w:rPr>
          <w:rFonts w:ascii="Times New Roman" w:eastAsia="Times New Roman" w:hAnsi="Times New Roman" w:cs="Times New Roman"/>
          <w:color w:val="000000"/>
          <w:lang w:eastAsia="fr-CA"/>
        </w:rPr>
      </w:pPr>
    </w:p>
    <w:p w14:paraId="61992A84" w14:textId="77777777" w:rsidR="005728B2" w:rsidRDefault="005728B2" w:rsidP="004979B1">
      <w:pPr>
        <w:rPr>
          <w:rFonts w:ascii="Times New Roman" w:eastAsia="Times New Roman" w:hAnsi="Times New Roman" w:cs="Times New Roman"/>
          <w:color w:val="000000"/>
          <w:lang w:eastAsia="fr-CA"/>
        </w:rPr>
      </w:pPr>
    </w:p>
    <w:p w14:paraId="30593557" w14:textId="77777777" w:rsidR="005728B2" w:rsidRDefault="005728B2" w:rsidP="004979B1">
      <w:pPr>
        <w:rPr>
          <w:rFonts w:ascii="Times New Roman" w:eastAsia="Times New Roman" w:hAnsi="Times New Roman" w:cs="Times New Roman"/>
          <w:color w:val="000000"/>
          <w:lang w:eastAsia="fr-CA"/>
        </w:rPr>
      </w:pPr>
    </w:p>
    <w:p w14:paraId="56E89F82" w14:textId="77777777" w:rsidR="00F5353C" w:rsidRDefault="00F5353C" w:rsidP="004979B1">
      <w:pPr>
        <w:rPr>
          <w:rFonts w:ascii="Times New Roman" w:eastAsia="Times New Roman" w:hAnsi="Times New Roman" w:cs="Times New Roman"/>
          <w:color w:val="000000"/>
          <w:lang w:eastAsia="fr-CA"/>
        </w:rPr>
      </w:pPr>
    </w:p>
    <w:p w14:paraId="257D5C74" w14:textId="77777777" w:rsidR="005728B2" w:rsidRDefault="005728B2" w:rsidP="004979B1">
      <w:pPr>
        <w:rPr>
          <w:rFonts w:ascii="Times New Roman" w:eastAsia="Times New Roman" w:hAnsi="Times New Roman" w:cs="Times New Roman"/>
          <w:color w:val="000000"/>
          <w:lang w:eastAsia="fr-CA"/>
        </w:rPr>
      </w:pPr>
    </w:p>
    <w:p w14:paraId="10942D84" w14:textId="77777777" w:rsidR="005728B2" w:rsidRDefault="005728B2" w:rsidP="004979B1">
      <w:pPr>
        <w:rPr>
          <w:rFonts w:ascii="Times New Roman" w:eastAsia="Times New Roman" w:hAnsi="Times New Roman" w:cs="Times New Roman"/>
          <w:color w:val="000000"/>
          <w:lang w:eastAsia="fr-CA"/>
        </w:rPr>
      </w:pPr>
    </w:p>
    <w:p w14:paraId="468DFCAF" w14:textId="77777777" w:rsidR="005728B2" w:rsidRDefault="005728B2" w:rsidP="004979B1">
      <w:pPr>
        <w:rPr>
          <w:rFonts w:ascii="Times New Roman" w:eastAsia="Times New Roman" w:hAnsi="Times New Roman" w:cs="Times New Roman"/>
          <w:color w:val="000000"/>
          <w:lang w:eastAsia="fr-CA"/>
        </w:rPr>
      </w:pPr>
    </w:p>
    <w:p w14:paraId="7F461298" w14:textId="77777777" w:rsidR="005728B2" w:rsidRDefault="005728B2" w:rsidP="004979B1">
      <w:pPr>
        <w:rPr>
          <w:rFonts w:ascii="Times New Roman" w:eastAsia="Times New Roman" w:hAnsi="Times New Roman" w:cs="Times New Roman"/>
          <w:color w:val="000000"/>
          <w:lang w:eastAsia="fr-CA"/>
        </w:rPr>
      </w:pPr>
    </w:p>
    <w:p w14:paraId="750B63DC" w14:textId="77777777" w:rsidR="005728B2" w:rsidRDefault="005728B2" w:rsidP="004979B1">
      <w:pPr>
        <w:rPr>
          <w:rFonts w:ascii="Times New Roman" w:eastAsia="Times New Roman" w:hAnsi="Times New Roman" w:cs="Times New Roman"/>
          <w:color w:val="000000"/>
          <w:lang w:eastAsia="fr-CA"/>
        </w:rPr>
      </w:pPr>
    </w:p>
    <w:p w14:paraId="73EFB8D3" w14:textId="6C0E551F" w:rsidR="005728B2" w:rsidRDefault="005728B2" w:rsidP="005728B2">
      <w:pPr>
        <w:jc w:val="cente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Appendices</w:t>
      </w:r>
    </w:p>
    <w:p w14:paraId="0740343A" w14:textId="50F6CE8F" w:rsidR="005728B2" w:rsidRDefault="005728B2" w:rsidP="005728B2">
      <w:pPr>
        <w:rPr>
          <w:rFonts w:ascii="Times New Roman" w:eastAsia="Times New Roman" w:hAnsi="Times New Roman" w:cs="Times New Roman"/>
          <w:color w:val="000000"/>
          <w:lang w:eastAsia="fr-CA"/>
        </w:rPr>
      </w:pPr>
      <w:r>
        <w:rPr>
          <w:rFonts w:ascii="Times New Roman" w:eastAsia="Times New Roman" w:hAnsi="Times New Roman" w:cs="Times New Roman"/>
          <w:color w:val="000000"/>
          <w:lang w:eastAsia="fr-CA"/>
        </w:rPr>
        <w:t>Appendix A: Terms of Use (English)</w:t>
      </w:r>
    </w:p>
    <w:p w14:paraId="258A54F2" w14:textId="77777777" w:rsidR="005728B2" w:rsidRPr="005728B2" w:rsidRDefault="005728B2" w:rsidP="005728B2">
      <w:pPr>
        <w:pStyle w:val="Heading2"/>
        <w:spacing w:before="300" w:after="150"/>
        <w:rPr>
          <w:rFonts w:ascii="Times New Roman" w:hAnsi="Times New Roman" w:cs="Times New Roman"/>
          <w:color w:val="333333"/>
          <w:sz w:val="45"/>
          <w:szCs w:val="45"/>
        </w:rPr>
      </w:pPr>
      <w:r w:rsidRPr="005728B2">
        <w:rPr>
          <w:rFonts w:ascii="Times New Roman" w:hAnsi="Times New Roman" w:cs="Times New Roman"/>
          <w:b/>
          <w:bCs/>
          <w:color w:val="333333"/>
          <w:sz w:val="45"/>
          <w:szCs w:val="45"/>
        </w:rPr>
        <w:t>Statistics Canada Open Licence</w:t>
      </w:r>
    </w:p>
    <w:p w14:paraId="46E98D13"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This licence is issued on behalf of Her Majesty the Queen in Right of Canada, as represented by the Minister for Statistics Canada (“Statistics Canada”) to you (an individual or a legal entity that you are authorized to represent).</w:t>
      </w:r>
    </w:p>
    <w:p w14:paraId="08D5DE7C"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The following are terms governing your use of the Information. Your use of any Information indicates your understanding and acceptance of the terms below. If you do not agree to these terms, you may not use the Information.</w:t>
      </w:r>
    </w:p>
    <w:p w14:paraId="0FC4E097"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Statistics Canada may modify this licence at any time, and such modifications shall be effective immediately upon posting of the modified licence on the Statistics Canada website. Your use of the Information will be governed by the terms of the licence in force as of the date and time you accessed the Information.</w:t>
      </w:r>
    </w:p>
    <w:p w14:paraId="0EE8B469"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Definitions</w:t>
      </w:r>
    </w:p>
    <w:p w14:paraId="105DD26D"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“Information” means the compilation of non-confidential results from any Statistics Canada activities, including data files, databases, public use microdata files, publications, tables, graphs, maps, reports and text for which Statistics Canada is the owner or a licensee of all intellectual property rights and made available to you in accordance with this licence, at cost or no cost, either on the Statistics Canada website or by other means as a result of a contract for goods or services.</w:t>
      </w:r>
    </w:p>
    <w:p w14:paraId="7A5E4E80"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“Value-added Products” means any products you have produced by adapting or incorporating the Information, in whole or in part, in accordance with this licence.</w:t>
      </w:r>
    </w:p>
    <w:p w14:paraId="0EF67977"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Licence Grant</w:t>
      </w:r>
    </w:p>
    <w:p w14:paraId="209E928A"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Subject to this licence, Statistics Canada grants you a worldwide, royalty-free, non-exclusive licence to:</w:t>
      </w:r>
    </w:p>
    <w:p w14:paraId="7E687678" w14:textId="77777777" w:rsidR="005728B2" w:rsidRPr="005728B2" w:rsidRDefault="005728B2" w:rsidP="005728B2">
      <w:pPr>
        <w:numPr>
          <w:ilvl w:val="0"/>
          <w:numId w:val="3"/>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use, reproduce, publish, freely distribute, or sell the Information;</w:t>
      </w:r>
    </w:p>
    <w:p w14:paraId="0895DE98" w14:textId="77777777" w:rsidR="005728B2" w:rsidRPr="005728B2" w:rsidRDefault="005728B2" w:rsidP="005728B2">
      <w:pPr>
        <w:numPr>
          <w:ilvl w:val="0"/>
          <w:numId w:val="3"/>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use, reproduce, publish, freely distribute, or sell Value-added Products; and,</w:t>
      </w:r>
    </w:p>
    <w:p w14:paraId="78893093" w14:textId="77777777" w:rsidR="005728B2" w:rsidRPr="005728B2" w:rsidRDefault="005728B2" w:rsidP="005728B2">
      <w:pPr>
        <w:numPr>
          <w:ilvl w:val="0"/>
          <w:numId w:val="3"/>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sublicence any or all such rights, under terms consistent with this licence.</w:t>
      </w:r>
    </w:p>
    <w:p w14:paraId="421982EB"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 doing any of the above, you shall:</w:t>
      </w:r>
    </w:p>
    <w:p w14:paraId="67C05373"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reproduce the Information accurately;</w:t>
      </w:r>
    </w:p>
    <w:p w14:paraId="584E5A10"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use the Information in a way that suggests that Statistics Canada endorses you or your use of the Information;</w:t>
      </w:r>
    </w:p>
    <w:p w14:paraId="50E1F83F"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misrepresent the Information or its source;</w:t>
      </w:r>
    </w:p>
    <w:p w14:paraId="07FD59F6"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use the Information in a manner that does not breach or infringe any applicable laws;</w:t>
      </w:r>
    </w:p>
    <w:p w14:paraId="1D70FA60"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merge or link the Information with any other databases for the purpose of attempting to identify an individual person, business or organization;</w:t>
      </w:r>
    </w:p>
    <w:p w14:paraId="1241FDB5"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lastRenderedPageBreak/>
        <w:t>not present the Information in such a manner that gives the appearance that you may have received, or had access to, information held by Statistics Canada about any identifiable individual person, business or organization; and</w:t>
      </w:r>
    </w:p>
    <w:p w14:paraId="08AED183" w14:textId="77777777" w:rsidR="005728B2" w:rsidRPr="005728B2" w:rsidRDefault="005728B2" w:rsidP="005728B2">
      <w:pPr>
        <w:numPr>
          <w:ilvl w:val="0"/>
          <w:numId w:val="4"/>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not disassemble, decompile or in any way attempt to reverse engineer any software provided as part of the Information.</w:t>
      </w:r>
    </w:p>
    <w:p w14:paraId="35A85061"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Intellectual Property Rights</w:t>
      </w:r>
    </w:p>
    <w:p w14:paraId="15205F26"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Intellectual property rights, being any and all intellectual property rights recognized by the law, including but not limited to, intellectual property rights protected through legislation, in Value-added Products, shall vest in you, in such person as you shall decide or as determined by law.</w:t>
      </w:r>
    </w:p>
    <w:p w14:paraId="15EEFA57"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Intellectual property rights that Statistics Canada may have in the Information shall remain the property of Statistics Canada. Intellectual property rights that third parties may have in the Information shall remain their property.</w:t>
      </w:r>
    </w:p>
    <w:p w14:paraId="0C06A4AA"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Acknowledgment of Source</w:t>
      </w:r>
    </w:p>
    <w:p w14:paraId="75E7C50D"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(a) You shall include and maintain the following notice on all licensed rights of the Information:</w:t>
      </w:r>
    </w:p>
    <w:p w14:paraId="577F85DF" w14:textId="77777777" w:rsidR="005728B2" w:rsidRPr="005728B2" w:rsidRDefault="005728B2" w:rsidP="005728B2">
      <w:pPr>
        <w:pStyle w:val="NormalWeb"/>
        <w:spacing w:before="0" w:beforeAutospacing="0" w:after="0" w:afterAutospacing="0"/>
        <w:rPr>
          <w:color w:val="333333"/>
          <w:sz w:val="26"/>
          <w:szCs w:val="26"/>
          <w:lang w:val="en-CA"/>
        </w:rPr>
      </w:pPr>
      <w:r w:rsidRPr="005728B2">
        <w:rPr>
          <w:rStyle w:val="Emphasis"/>
          <w:rFonts w:eastAsiaTheme="majorEastAsia"/>
          <w:color w:val="333333"/>
          <w:sz w:val="26"/>
          <w:szCs w:val="26"/>
          <w:lang w:val="en-CA"/>
        </w:rPr>
        <w:t>Source: Statistics Canada, name of product, reference date. Reproduced and distributed on an “as is” basis with the permission of Statistics Canada.</w:t>
      </w:r>
    </w:p>
    <w:p w14:paraId="523FA97B"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(b) Where any Information is contained within a Value-added Product, you shall include on such Value-added Product the following notice:</w:t>
      </w:r>
    </w:p>
    <w:p w14:paraId="6F55BBFB" w14:textId="77777777" w:rsidR="005728B2" w:rsidRPr="005728B2" w:rsidRDefault="005728B2" w:rsidP="005728B2">
      <w:pPr>
        <w:pStyle w:val="NormalWeb"/>
        <w:spacing w:before="0" w:beforeAutospacing="0" w:after="0" w:afterAutospacing="0"/>
        <w:rPr>
          <w:color w:val="333333"/>
          <w:sz w:val="26"/>
          <w:szCs w:val="26"/>
          <w:lang w:val="en-CA"/>
        </w:rPr>
      </w:pPr>
      <w:r w:rsidRPr="005728B2">
        <w:rPr>
          <w:rStyle w:val="Emphasis"/>
          <w:rFonts w:eastAsiaTheme="majorEastAsia"/>
          <w:color w:val="333333"/>
          <w:sz w:val="26"/>
          <w:szCs w:val="26"/>
          <w:lang w:val="en-CA"/>
        </w:rPr>
        <w:t>Adapted from Statistics Canada, name of product, reference date. This does not constitute an endorsement by Statistics Canada of this product.</w:t>
      </w:r>
    </w:p>
    <w:p w14:paraId="47198664"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Advertising and Publicity</w:t>
      </w:r>
    </w:p>
    <w:p w14:paraId="39458E0F"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You shall not include on any reproduction of the Information or any material relating to your Value-added Product, or elsewhere:</w:t>
      </w:r>
    </w:p>
    <w:p w14:paraId="3C67A639"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(a) the name, crest, logos or other insignia or domain names of Statistics Canada or the official symbols of the Government of Canada, including the Canada wordmark, the Coat of Arms of Canada, and the flag symbol, without written authorization from the Treasury Board Secretariat. Request for authorization from the Treasury Board Secretariat may be addressed to:</w:t>
      </w:r>
    </w:p>
    <w:p w14:paraId="6F60AB33" w14:textId="77777777" w:rsidR="005728B2" w:rsidRPr="005728B2" w:rsidRDefault="005728B2" w:rsidP="005728B2">
      <w:pPr>
        <w:pStyle w:val="NormalWeb"/>
        <w:spacing w:before="0" w:beforeAutospacing="0" w:after="0" w:afterAutospacing="0"/>
        <w:rPr>
          <w:color w:val="333333"/>
          <w:sz w:val="26"/>
          <w:szCs w:val="26"/>
          <w:lang w:val="en-CA"/>
        </w:rPr>
      </w:pPr>
      <w:hyperlink r:id="rId21" w:tgtFrame="_blank" w:history="1">
        <w:r w:rsidRPr="005728B2">
          <w:rPr>
            <w:rStyle w:val="Hyperlink"/>
            <w:rFonts w:eastAsiaTheme="majorEastAsia"/>
            <w:color w:val="337AB7"/>
            <w:sz w:val="26"/>
            <w:szCs w:val="26"/>
            <w:lang w:val="en-CA"/>
          </w:rPr>
          <w:t>information@fip-pcim.gc.ca</w:t>
        </w:r>
      </w:hyperlink>
      <w:r w:rsidRPr="005728B2">
        <w:rPr>
          <w:color w:val="333333"/>
          <w:sz w:val="26"/>
          <w:szCs w:val="26"/>
          <w:lang w:val="en-CA"/>
        </w:rPr>
        <w:br/>
        <w:t>Federal Identity Program</w:t>
      </w:r>
      <w:r w:rsidRPr="005728B2">
        <w:rPr>
          <w:color w:val="333333"/>
          <w:sz w:val="26"/>
          <w:szCs w:val="26"/>
          <w:lang w:val="en-CA"/>
        </w:rPr>
        <w:br/>
        <w:t>Treasury Board of Canada Secretariat</w:t>
      </w:r>
      <w:r w:rsidRPr="005728B2">
        <w:rPr>
          <w:color w:val="333333"/>
          <w:sz w:val="26"/>
          <w:szCs w:val="26"/>
          <w:lang w:val="en-CA"/>
        </w:rPr>
        <w:br/>
        <w:t>300 Laurier Avenue West</w:t>
      </w:r>
      <w:r w:rsidRPr="005728B2">
        <w:rPr>
          <w:color w:val="333333"/>
          <w:sz w:val="26"/>
          <w:szCs w:val="26"/>
          <w:lang w:val="en-CA"/>
        </w:rPr>
        <w:br/>
        <w:t>Ottawa, Canada K1A 0R5</w:t>
      </w:r>
    </w:p>
    <w:p w14:paraId="6A94C334"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(b) any annotation that may be interpreted as an endorsement by the Statistics Canada of the Value-added Product or that would imply that you have an exclusive distribution arrangement for any or all of the Information or that you have access to any confidential information or information not available to others.</w:t>
      </w:r>
    </w:p>
    <w:p w14:paraId="68118F82"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lastRenderedPageBreak/>
        <w:t>No Warranty and no Liability</w:t>
      </w:r>
    </w:p>
    <w:p w14:paraId="04BB6478"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The Information is licensed ‘as is’, and Statistics Canada makes no representations or warranties whatsoever with respect to the Information, whether express or implied, in relation to the Information and expressly disclaims any implied warranty of merchantability or fitness for a particular purpose of the Information.</w:t>
      </w:r>
    </w:p>
    <w:p w14:paraId="2409F4D6"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Statistics Canada or any of its Ministers, officials, servants, employees, agents, successors and assigns shall not be liable for any errors or omissions in the Information and shall not, under any circumstances, be liable for any direct, indirect, special, incidental, consequential, or other loss, injury or damage, however caused, that you may suffer at any time by reason of your possession, access to or use of the Information or arising out of the exercise of your rights or the fulfilment of your obligations under this licence.</w:t>
      </w:r>
    </w:p>
    <w:p w14:paraId="2D0273C9"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Term</w:t>
      </w:r>
    </w:p>
    <w:p w14:paraId="5220A8C8"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This licence is effective as of the date and time you access the Information and shall terminate automatically if you breach any of the terms of this licence.</w:t>
      </w:r>
    </w:p>
    <w:p w14:paraId="49F7D46D"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Notwithstanding termination of this licence:</w:t>
      </w:r>
    </w:p>
    <w:p w14:paraId="439D3649" w14:textId="77777777" w:rsidR="005728B2" w:rsidRPr="005728B2" w:rsidRDefault="005728B2" w:rsidP="005728B2">
      <w:pPr>
        <w:numPr>
          <w:ilvl w:val="0"/>
          <w:numId w:val="5"/>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you may continue to distribute Value-added Products for the purpose of completing orders made before the termination of this licence provided you comply with the requirements set out in the Acknowledgment of Source clause; and</w:t>
      </w:r>
    </w:p>
    <w:p w14:paraId="01385C73" w14:textId="77777777" w:rsidR="005728B2" w:rsidRPr="005728B2" w:rsidRDefault="005728B2" w:rsidP="005728B2">
      <w:pPr>
        <w:numPr>
          <w:ilvl w:val="0"/>
          <w:numId w:val="5"/>
        </w:numPr>
        <w:spacing w:before="100" w:beforeAutospacing="1" w:after="100" w:afterAutospacing="1"/>
        <w:rPr>
          <w:rFonts w:ascii="Times New Roman" w:hAnsi="Times New Roman" w:cs="Times New Roman"/>
          <w:color w:val="333333"/>
          <w:sz w:val="21"/>
          <w:szCs w:val="21"/>
        </w:rPr>
      </w:pPr>
      <w:r w:rsidRPr="005728B2">
        <w:rPr>
          <w:rFonts w:ascii="Times New Roman" w:hAnsi="Times New Roman" w:cs="Times New Roman"/>
          <w:color w:val="333333"/>
          <w:sz w:val="21"/>
          <w:szCs w:val="21"/>
        </w:rPr>
        <w:t>individuals or entities who have received Value-added Products or reproductions of the Information from you pursuant to this licence will not have their licences terminated provided they remain in full compliance with those licences.</w:t>
      </w:r>
    </w:p>
    <w:p w14:paraId="6A3F57A7"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Survival</w:t>
      </w:r>
    </w:p>
    <w:p w14:paraId="1B12A47F"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All obligations which expressly or by their nature survive termination of this licence shall continue in full force and effect. For greater clarity, and without limiting the generality of the foregoing, the following provisions survive expiration or termination of this licence: Acknowledgment of Source, and No warranty and no Liability.</w:t>
      </w:r>
    </w:p>
    <w:p w14:paraId="353D609F" w14:textId="77777777" w:rsidR="005728B2" w:rsidRPr="005728B2" w:rsidRDefault="005728B2" w:rsidP="005728B2">
      <w:pPr>
        <w:pStyle w:val="Heading3"/>
        <w:spacing w:before="300" w:after="150"/>
        <w:rPr>
          <w:rFonts w:ascii="Times New Roman" w:hAnsi="Times New Roman" w:cs="Times New Roman"/>
          <w:color w:val="333333"/>
          <w:sz w:val="36"/>
          <w:szCs w:val="36"/>
        </w:rPr>
      </w:pPr>
      <w:r w:rsidRPr="005728B2">
        <w:rPr>
          <w:rFonts w:ascii="Times New Roman" w:hAnsi="Times New Roman" w:cs="Times New Roman"/>
          <w:b/>
          <w:bCs/>
          <w:color w:val="333333"/>
          <w:sz w:val="36"/>
          <w:szCs w:val="36"/>
        </w:rPr>
        <w:t>Applicable Law</w:t>
      </w:r>
    </w:p>
    <w:p w14:paraId="0EB08E5A" w14:textId="77777777" w:rsidR="005728B2" w:rsidRPr="005728B2" w:rsidRDefault="005728B2" w:rsidP="005728B2">
      <w:pPr>
        <w:pStyle w:val="NormalWeb"/>
        <w:spacing w:before="0" w:beforeAutospacing="0" w:after="150" w:afterAutospacing="0"/>
        <w:rPr>
          <w:color w:val="333333"/>
          <w:sz w:val="21"/>
          <w:szCs w:val="21"/>
          <w:lang w:val="en-CA"/>
        </w:rPr>
      </w:pPr>
      <w:r w:rsidRPr="005728B2">
        <w:rPr>
          <w:color w:val="333333"/>
          <w:sz w:val="21"/>
          <w:szCs w:val="21"/>
          <w:lang w:val="en-CA"/>
        </w:rPr>
        <w:t>This licence is governed by the laws of the province of Ontario and applicable laws of Canada. Legal proceedings related to this licence may only be brought in the courts of Ontario or the Federal Court of Canada.</w:t>
      </w:r>
    </w:p>
    <w:p w14:paraId="2651DD53" w14:textId="77777777" w:rsidR="005728B2" w:rsidRPr="005728B2" w:rsidRDefault="00000000" w:rsidP="005728B2">
      <w:pPr>
        <w:spacing w:before="300" w:after="300"/>
        <w:rPr>
          <w:rFonts w:ascii="Times New Roman" w:hAnsi="Times New Roman" w:cs="Times New Roman"/>
          <w:color w:val="333333"/>
          <w:sz w:val="21"/>
          <w:szCs w:val="21"/>
        </w:rPr>
      </w:pPr>
      <w:r>
        <w:rPr>
          <w:rFonts w:ascii="Times New Roman" w:hAnsi="Times New Roman" w:cs="Times New Roman"/>
          <w:noProof/>
          <w:color w:val="333333"/>
          <w:sz w:val="21"/>
          <w:szCs w:val="21"/>
        </w:rPr>
        <w:pict w14:anchorId="60BBF3F1">
          <v:rect id="_x0000_i1025" alt="" style="width:6in;height:.05pt;mso-width-percent:0;mso-height-percent:0;mso-width-percent:0;mso-height-percent:0" o:hralign="center" o:hrstd="t" o:hr="t" fillcolor="#a0a0a0" stroked="f"/>
        </w:pict>
      </w:r>
    </w:p>
    <w:p w14:paraId="1D2971A3" w14:textId="1FE5988D" w:rsidR="005728B2" w:rsidRPr="005728B2" w:rsidRDefault="005728B2" w:rsidP="005728B2">
      <w:pPr>
        <w:rPr>
          <w:rFonts w:ascii="Times New Roman" w:hAnsi="Times New Roman" w:cs="Times New Roman"/>
          <w:color w:val="333333"/>
          <w:sz w:val="21"/>
          <w:szCs w:val="21"/>
        </w:rPr>
      </w:pPr>
      <w:r w:rsidRPr="005728B2">
        <w:rPr>
          <w:rFonts w:ascii="Times New Roman" w:hAnsi="Times New Roman" w:cs="Times New Roman"/>
          <w:b/>
          <w:bCs/>
          <w:color w:val="333333"/>
          <w:sz w:val="21"/>
          <w:szCs w:val="21"/>
        </w:rPr>
        <w:t>Citation Requirements</w:t>
      </w:r>
      <w:r w:rsidRPr="005728B2">
        <w:rPr>
          <w:rStyle w:val="apple-converted-space"/>
          <w:rFonts w:ascii="Times New Roman" w:hAnsi="Times New Roman" w:cs="Times New Roman"/>
          <w:color w:val="333333"/>
          <w:sz w:val="21"/>
          <w:szCs w:val="21"/>
        </w:rPr>
        <w:t>:</w:t>
      </w:r>
      <w:r w:rsidRPr="005728B2">
        <w:rPr>
          <w:rFonts w:ascii="Times New Roman" w:hAnsi="Times New Roman" w:cs="Times New Roman"/>
          <w:color w:val="333333"/>
          <w:sz w:val="21"/>
          <w:szCs w:val="21"/>
        </w:rPr>
        <w:t xml:space="preserve"> The publishing of analysis and results from research using any of the data products is permitted in research communications such as scholarly papers, journals and the like. The authors of these communications are required to cite Statistics Canada as the source of the data, and to indicate that the results or views expressed are those of the author/authorized user and are not those of Statistics Canada. Permission to include extracts of these data in textbooks must be obtained from the Licencing Section of Statistics Canada's Marketing Division.</w:t>
      </w:r>
    </w:p>
    <w:p w14:paraId="764C6ABC" w14:textId="77777777" w:rsidR="005728B2" w:rsidRPr="005728B2" w:rsidRDefault="005728B2" w:rsidP="005728B2">
      <w:pPr>
        <w:rPr>
          <w:rFonts w:ascii="Times New Roman" w:hAnsi="Times New Roman" w:cs="Times New Roman"/>
          <w:color w:val="333333"/>
          <w:sz w:val="21"/>
          <w:szCs w:val="21"/>
        </w:rPr>
      </w:pPr>
    </w:p>
    <w:p w14:paraId="4B76C1A4" w14:textId="6065202F" w:rsidR="005728B2" w:rsidRPr="005728B2" w:rsidRDefault="005728B2" w:rsidP="005728B2">
      <w:pPr>
        <w:rPr>
          <w:rFonts w:ascii="Times New Roman" w:hAnsi="Times New Roman" w:cs="Times New Roman"/>
          <w:color w:val="333333"/>
          <w:sz w:val="21"/>
          <w:szCs w:val="21"/>
        </w:rPr>
      </w:pPr>
      <w:r w:rsidRPr="005728B2">
        <w:rPr>
          <w:rFonts w:ascii="Times New Roman" w:hAnsi="Times New Roman" w:cs="Times New Roman"/>
          <w:b/>
          <w:bCs/>
          <w:color w:val="333333"/>
          <w:sz w:val="21"/>
          <w:szCs w:val="21"/>
        </w:rPr>
        <w:t>Conditions</w:t>
      </w:r>
      <w:r w:rsidRPr="005728B2">
        <w:rPr>
          <w:rStyle w:val="apple-converted-space"/>
          <w:rFonts w:ascii="Times New Roman" w:hAnsi="Times New Roman" w:cs="Times New Roman"/>
          <w:color w:val="333333"/>
          <w:sz w:val="21"/>
          <w:szCs w:val="21"/>
        </w:rPr>
        <w:t>:</w:t>
      </w:r>
      <w:r w:rsidRPr="005728B2">
        <w:rPr>
          <w:rFonts w:ascii="Times New Roman" w:hAnsi="Times New Roman" w:cs="Times New Roman"/>
          <w:color w:val="333333"/>
          <w:sz w:val="21"/>
          <w:szCs w:val="21"/>
        </w:rPr>
        <w:t xml:space="preserve"> Data Liberation Initiative Community.</w:t>
      </w:r>
    </w:p>
    <w:p w14:paraId="6640D264" w14:textId="77777777" w:rsidR="005728B2" w:rsidRDefault="005728B2" w:rsidP="005728B2">
      <w:pPr>
        <w:rPr>
          <w:rFonts w:ascii="Times New Roman" w:eastAsia="Times New Roman" w:hAnsi="Times New Roman" w:cs="Times New Roman"/>
          <w:color w:val="000000"/>
          <w:lang w:eastAsia="fr-CA"/>
        </w:rPr>
      </w:pPr>
    </w:p>
    <w:p w14:paraId="48220722" w14:textId="77777777" w:rsidR="00D26C6A" w:rsidRDefault="00D26C6A" w:rsidP="004979B1">
      <w:pPr>
        <w:rPr>
          <w:rFonts w:ascii="Times New Roman" w:eastAsia="Times New Roman" w:hAnsi="Times New Roman" w:cs="Times New Roman"/>
          <w:color w:val="000000"/>
          <w:lang w:eastAsia="fr-CA"/>
        </w:rPr>
      </w:pPr>
    </w:p>
    <w:p w14:paraId="1689E56A" w14:textId="77777777" w:rsidR="00D26C6A" w:rsidRDefault="00D26C6A" w:rsidP="004979B1">
      <w:pPr>
        <w:rPr>
          <w:rFonts w:ascii="Times New Roman" w:eastAsia="Times New Roman" w:hAnsi="Times New Roman" w:cs="Times New Roman"/>
          <w:color w:val="000000"/>
          <w:lang w:eastAsia="fr-CA"/>
        </w:rPr>
      </w:pPr>
    </w:p>
    <w:p w14:paraId="38D66714" w14:textId="5EF854C0" w:rsidR="00EB6BAD" w:rsidRDefault="00EB6BAD" w:rsidP="004979B1">
      <w:pPr>
        <w:rPr>
          <w:rFonts w:ascii="Times New Roman" w:eastAsia="Times New Roman" w:hAnsi="Times New Roman" w:cs="Times New Roman"/>
          <w:color w:val="000000"/>
          <w:lang w:eastAsia="fr-CA"/>
        </w:rPr>
      </w:pPr>
    </w:p>
    <w:p w14:paraId="09909DD8" w14:textId="29F7161A" w:rsidR="00EB6BAD" w:rsidRDefault="00EB6BAD" w:rsidP="004979B1">
      <w:pPr>
        <w:rPr>
          <w:rFonts w:ascii="Times New Roman" w:eastAsia="Times New Roman" w:hAnsi="Times New Roman" w:cs="Times New Roman"/>
          <w:color w:val="000000"/>
          <w:lang w:eastAsia="fr-CA"/>
        </w:rPr>
      </w:pPr>
    </w:p>
    <w:p w14:paraId="13963295" w14:textId="06DD735D" w:rsidR="00EB6BAD" w:rsidRDefault="00EB6BAD" w:rsidP="004979B1">
      <w:pPr>
        <w:rPr>
          <w:rFonts w:ascii="Times New Roman" w:eastAsia="Times New Roman" w:hAnsi="Times New Roman" w:cs="Times New Roman"/>
          <w:color w:val="000000"/>
          <w:lang w:eastAsia="fr-CA"/>
        </w:rPr>
      </w:pPr>
    </w:p>
    <w:p w14:paraId="0F1058DB" w14:textId="575BA655" w:rsidR="00EB6BAD" w:rsidRPr="00FE5F1F" w:rsidRDefault="00EB6BAD" w:rsidP="004979B1">
      <w:pPr>
        <w:rPr>
          <w:rFonts w:ascii="Times New Roman" w:eastAsia="Times New Roman" w:hAnsi="Times New Roman" w:cs="Times New Roman"/>
          <w:color w:val="000000"/>
          <w:lang w:eastAsia="fr-CA"/>
        </w:rPr>
      </w:pPr>
    </w:p>
    <w:p w14:paraId="03281966" w14:textId="1C0248BF" w:rsidR="002A0B97" w:rsidRDefault="002A0B97" w:rsidP="00CF62BA">
      <w:pPr>
        <w:rPr>
          <w:rFonts w:ascii="Times New Roman" w:eastAsia="Times New Roman" w:hAnsi="Times New Roman" w:cs="Times New Roman"/>
          <w:color w:val="000000"/>
          <w:lang w:eastAsia="fr-CA"/>
        </w:rPr>
      </w:pPr>
    </w:p>
    <w:p w14:paraId="59DD8679" w14:textId="21F60B5F" w:rsidR="002A0B97" w:rsidRDefault="002A0B97" w:rsidP="00CF62BA">
      <w:pPr>
        <w:rPr>
          <w:rFonts w:ascii="Times New Roman" w:eastAsia="Times New Roman" w:hAnsi="Times New Roman" w:cs="Times New Roman"/>
          <w:color w:val="000000"/>
          <w:lang w:eastAsia="fr-CA"/>
        </w:rPr>
      </w:pPr>
    </w:p>
    <w:p w14:paraId="255F53B4" w14:textId="50E1FB84" w:rsidR="002A0B97" w:rsidRPr="00CF62BA" w:rsidRDefault="002A0B97" w:rsidP="00CF62BA">
      <w:pPr>
        <w:rPr>
          <w:rFonts w:ascii="Times New Roman" w:eastAsia="Times New Roman" w:hAnsi="Times New Roman" w:cs="Times New Roman"/>
          <w:color w:val="000000"/>
          <w:lang w:eastAsia="fr-CA"/>
        </w:rPr>
      </w:pPr>
    </w:p>
    <w:p w14:paraId="74C35C6D" w14:textId="3B9F9540" w:rsidR="00AE791F" w:rsidRDefault="007A11B8" w:rsidP="007A11B8">
      <w:pPr>
        <w:spacing w:after="240"/>
        <w:rPr>
          <w:rFonts w:ascii="Times New Roman" w:eastAsia="Times New Roman" w:hAnsi="Times New Roman" w:cs="Times New Roman"/>
          <w:lang w:eastAsia="fr-CA"/>
        </w:rPr>
      </w:pPr>
      <w:r>
        <w:rPr>
          <w:rFonts w:ascii="Times New Roman" w:eastAsia="Times New Roman" w:hAnsi="Times New Roman" w:cs="Times New Roman"/>
          <w:lang w:eastAsia="fr-CA"/>
        </w:rPr>
        <w:t xml:space="preserve">Appendix B: Terms of Use </w:t>
      </w:r>
      <w:r w:rsidR="00D971E9">
        <w:rPr>
          <w:rFonts w:ascii="Times New Roman" w:eastAsia="Times New Roman" w:hAnsi="Times New Roman" w:cs="Times New Roman"/>
          <w:lang w:eastAsia="fr-CA"/>
        </w:rPr>
        <w:t>(</w:t>
      </w:r>
      <w:r>
        <w:rPr>
          <w:rFonts w:ascii="Times New Roman" w:eastAsia="Times New Roman" w:hAnsi="Times New Roman" w:cs="Times New Roman"/>
          <w:lang w:eastAsia="fr-CA"/>
        </w:rPr>
        <w:t>French</w:t>
      </w:r>
      <w:r w:rsidR="00D971E9">
        <w:rPr>
          <w:rFonts w:ascii="Times New Roman" w:eastAsia="Times New Roman" w:hAnsi="Times New Roman" w:cs="Times New Roman"/>
          <w:lang w:eastAsia="fr-CA"/>
        </w:rPr>
        <w:t>)</w:t>
      </w:r>
    </w:p>
    <w:p w14:paraId="7F2504FE" w14:textId="77777777" w:rsidR="00D971E9" w:rsidRPr="00D971E9" w:rsidRDefault="00D971E9" w:rsidP="00D971E9">
      <w:pPr>
        <w:pStyle w:val="Heading2"/>
        <w:spacing w:before="300" w:after="150"/>
        <w:rPr>
          <w:rFonts w:ascii="Times New Roman" w:hAnsi="Times New Roman" w:cs="Times New Roman"/>
          <w:color w:val="333333"/>
          <w:sz w:val="45"/>
          <w:szCs w:val="45"/>
          <w:lang w:val="fr-CA"/>
        </w:rPr>
      </w:pPr>
      <w:r w:rsidRPr="00D971E9">
        <w:rPr>
          <w:rFonts w:ascii="Times New Roman" w:hAnsi="Times New Roman" w:cs="Times New Roman"/>
          <w:b/>
          <w:bCs/>
          <w:color w:val="333333"/>
          <w:sz w:val="45"/>
          <w:szCs w:val="45"/>
          <w:lang w:val="fr-CA"/>
        </w:rPr>
        <w:t>Licence ouverte de Statistique Canada</w:t>
      </w:r>
    </w:p>
    <w:p w14:paraId="4A3D8E7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La présente licence est accordée au nom de Sa Majesté le Roi du chef du Canada, représentée par le ministre responsable de Statistique Canada (« Statistique Canada ») à vous (un particulier ou une personne morale que vous êtes autorisé à représenter).</w:t>
      </w:r>
    </w:p>
    <w:p w14:paraId="368E5CC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Vous trouverez ci-après les conditions qui régissent votre utilisation de l'information. Votre utilisation de toute information est une indication que vous comprenez et acceptez ces conditions. Si vous n'acceptez pas ces conditions, il ne vous est pas permis d'utiliser l'information.</w:t>
      </w:r>
    </w:p>
    <w:p w14:paraId="0E8AA620"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Statistique Canada peut modifier cette licence en tout temps, et ces modifications entreront en vigueur dès la publication de la version modifiée de la licence dans le site Web de Statistique Canada. Votre utilisation de l'information sera régie par les conditions de la licence en vigueur à la date et à l'heure où vous avez accédé à l'information.</w:t>
      </w:r>
    </w:p>
    <w:p w14:paraId="7813CCF3"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Définitions</w:t>
      </w:r>
    </w:p>
    <w:p w14:paraId="2AAA706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 Produit à valeur ajoutée » : tout produit que vous avez élaboré en adaptant ou en intégrant l'information, en tout ou en partie, conformément aux conditions de la présente licence.</w:t>
      </w:r>
    </w:p>
    <w:p w14:paraId="67A5F481"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Octroi de licence</w:t>
      </w:r>
    </w:p>
    <w:p w14:paraId="64A1ECB3"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Sous réserve des conditions de la présente licence, Statistique Canada vous accorde une licence mondiale, libre de redevances et non exclusive vous permettant :</w:t>
      </w:r>
    </w:p>
    <w:p w14:paraId="33028830" w14:textId="77777777" w:rsidR="00D971E9" w:rsidRPr="00D971E9" w:rsidRDefault="00D971E9" w:rsidP="00D971E9">
      <w:pPr>
        <w:numPr>
          <w:ilvl w:val="0"/>
          <w:numId w:val="9"/>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d'utiliser, de reproduire, de publier, de diffuser gratuitement ou de vendre l'information ;</w:t>
      </w:r>
    </w:p>
    <w:p w14:paraId="032F6844" w14:textId="77777777" w:rsidR="00D971E9" w:rsidRPr="00D971E9" w:rsidRDefault="00D971E9" w:rsidP="00D971E9">
      <w:pPr>
        <w:numPr>
          <w:ilvl w:val="0"/>
          <w:numId w:val="9"/>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d'utiliser, de reproduire, de publier, de diffuser gratuitement ou de vendre des produits à valeur ajoutée ;</w:t>
      </w:r>
    </w:p>
    <w:p w14:paraId="4CBFAF7A" w14:textId="77777777" w:rsidR="00D971E9" w:rsidRPr="00D971E9" w:rsidRDefault="00D971E9" w:rsidP="00D971E9">
      <w:pPr>
        <w:numPr>
          <w:ilvl w:val="0"/>
          <w:numId w:val="9"/>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d'accorder des sous licences conférant une partie ou la totalité de ces droits, conformément aux conditions de cette licence.</w:t>
      </w:r>
    </w:p>
    <w:p w14:paraId="70BBACB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Durant l'exécution de toute activité susmentionnée, vous devez :</w:t>
      </w:r>
    </w:p>
    <w:p w14:paraId="6ADCFD2E"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rPr>
      </w:pPr>
      <w:proofErr w:type="spellStart"/>
      <w:r w:rsidRPr="00D971E9">
        <w:rPr>
          <w:rFonts w:ascii="Times New Roman" w:hAnsi="Times New Roman" w:cs="Times New Roman"/>
          <w:color w:val="333333"/>
          <w:sz w:val="21"/>
          <w:szCs w:val="21"/>
        </w:rPr>
        <w:t>reproduire</w:t>
      </w:r>
      <w:proofErr w:type="spellEnd"/>
      <w:r w:rsidRPr="00D971E9">
        <w:rPr>
          <w:rFonts w:ascii="Times New Roman" w:hAnsi="Times New Roman" w:cs="Times New Roman"/>
          <w:color w:val="333333"/>
          <w:sz w:val="21"/>
          <w:szCs w:val="21"/>
        </w:rPr>
        <w:t xml:space="preserve"> </w:t>
      </w:r>
      <w:proofErr w:type="spellStart"/>
      <w:r w:rsidRPr="00D971E9">
        <w:rPr>
          <w:rFonts w:ascii="Times New Roman" w:hAnsi="Times New Roman" w:cs="Times New Roman"/>
          <w:color w:val="333333"/>
          <w:sz w:val="21"/>
          <w:szCs w:val="21"/>
        </w:rPr>
        <w:t>l'information</w:t>
      </w:r>
      <w:proofErr w:type="spellEnd"/>
      <w:r w:rsidRPr="00D971E9">
        <w:rPr>
          <w:rFonts w:ascii="Times New Roman" w:hAnsi="Times New Roman" w:cs="Times New Roman"/>
          <w:color w:val="333333"/>
          <w:sz w:val="21"/>
          <w:szCs w:val="21"/>
        </w:rPr>
        <w:t xml:space="preserve"> avec exactitude ;</w:t>
      </w:r>
    </w:p>
    <w:p w14:paraId="3AE9C9B8"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pas utiliser l'information d'une façon qui laisse croire que Statistique Canada vous appuie ou appuie l'utilisation que vous faites de l'information ;</w:t>
      </w:r>
    </w:p>
    <w:p w14:paraId="35EC62FF"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pas présenter de manière inexacte l'information ou sa source ;</w:t>
      </w:r>
    </w:p>
    <w:p w14:paraId="489EB198"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utiliser l'information d'une manière qui ne viole ni n'enfreint toute loi applicable ;</w:t>
      </w:r>
    </w:p>
    <w:p w14:paraId="0B0FEFB6"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pas fusionner ni lier l'information à toute autre base de données pour tenter d'identifier une personne, une entreprise ou une organisation particulière ;</w:t>
      </w:r>
    </w:p>
    <w:p w14:paraId="7D6BC446"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proofErr w:type="gramStart"/>
      <w:r w:rsidRPr="00D971E9">
        <w:rPr>
          <w:rFonts w:ascii="Times New Roman" w:hAnsi="Times New Roman" w:cs="Times New Roman"/>
          <w:color w:val="333333"/>
          <w:sz w:val="21"/>
          <w:szCs w:val="21"/>
          <w:lang w:val="fr-CA"/>
        </w:rPr>
        <w:lastRenderedPageBreak/>
        <w:t>ne</w:t>
      </w:r>
      <w:proofErr w:type="gramEnd"/>
      <w:r w:rsidRPr="00D971E9">
        <w:rPr>
          <w:rFonts w:ascii="Times New Roman" w:hAnsi="Times New Roman" w:cs="Times New Roman"/>
          <w:color w:val="333333"/>
          <w:sz w:val="21"/>
          <w:szCs w:val="21"/>
          <w:lang w:val="fr-CA"/>
        </w:rPr>
        <w:t xml:space="preserve"> pas présenter l'information d'une façon donnant l'impression que vous auriez pu avoir reçu </w:t>
      </w:r>
      <w:proofErr w:type="gramStart"/>
      <w:r w:rsidRPr="00D971E9">
        <w:rPr>
          <w:rFonts w:ascii="Times New Roman" w:hAnsi="Times New Roman" w:cs="Times New Roman"/>
          <w:color w:val="333333"/>
          <w:sz w:val="21"/>
          <w:szCs w:val="21"/>
          <w:lang w:val="fr-CA"/>
        </w:rPr>
        <w:t>ou</w:t>
      </w:r>
      <w:proofErr w:type="gramEnd"/>
      <w:r w:rsidRPr="00D971E9">
        <w:rPr>
          <w:rFonts w:ascii="Times New Roman" w:hAnsi="Times New Roman" w:cs="Times New Roman"/>
          <w:color w:val="333333"/>
          <w:sz w:val="21"/>
          <w:szCs w:val="21"/>
          <w:lang w:val="fr-CA"/>
        </w:rPr>
        <w:t xml:space="preserve"> avoir eu accès à des renseignements détenus par Statistique Canada sur toute personne, entreprise ou organisation identifiable ;</w:t>
      </w:r>
    </w:p>
    <w:p w14:paraId="2A55A33F" w14:textId="77777777" w:rsidR="00D971E9" w:rsidRPr="00D971E9" w:rsidRDefault="00D971E9" w:rsidP="00D971E9">
      <w:pPr>
        <w:numPr>
          <w:ilvl w:val="0"/>
          <w:numId w:val="10"/>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ne désassembler, ni décompiler, ni effectuer quelque procédé d'ingénierie inverse que ce soit sur les logiciels qui font partie de l'information.</w:t>
      </w:r>
    </w:p>
    <w:p w14:paraId="32647E6E"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Droits de propriété intellectuelle</w:t>
      </w:r>
    </w:p>
    <w:p w14:paraId="545313EE"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Les droits de propriété intellectuelle visant les produits à valeur ajoutée, à savoir tout droit de propriété intellectuelle reconnu par la loi, y compris mais sans s'y limiter les droits de propriété intellectuelle protégés par une législation, vous sont attribués ou sont attribués à la personne que vous désignez ou qui est désignée par application de la loi.</w:t>
      </w:r>
    </w:p>
    <w:p w14:paraId="123086BA"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Les droits de propriété intellectuelle visant l'information que possède Statistique Canada demeurent la propriété de Statistique Canada. Les droits de propriété intellectuelle visant l'information qui appartient à des tiers demeurent la propriété de ces derniers.</w:t>
      </w:r>
    </w:p>
    <w:p w14:paraId="6AAD4B4F"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Mention de la source</w:t>
      </w:r>
    </w:p>
    <w:p w14:paraId="152F095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(a) Pour tout exercice de vos droits d'utilisation de l'information, vous devez inclure et maintenir la mention suivante :</w:t>
      </w:r>
    </w:p>
    <w:p w14:paraId="48852651" w14:textId="77777777" w:rsidR="00D971E9" w:rsidRPr="00D971E9" w:rsidRDefault="00D971E9" w:rsidP="00D971E9">
      <w:pPr>
        <w:pStyle w:val="NormalWeb"/>
        <w:spacing w:before="0" w:beforeAutospacing="0" w:after="0" w:afterAutospacing="0"/>
        <w:rPr>
          <w:color w:val="333333"/>
          <w:sz w:val="26"/>
          <w:szCs w:val="26"/>
        </w:rPr>
      </w:pPr>
      <w:r w:rsidRPr="00D971E9">
        <w:rPr>
          <w:rStyle w:val="Emphasis"/>
          <w:rFonts w:eastAsiaTheme="majorEastAsia"/>
          <w:color w:val="333333"/>
          <w:sz w:val="26"/>
          <w:szCs w:val="26"/>
        </w:rPr>
        <w:t>Source : Statistique Canada, nom du produit, date de référence. Reproduit et diffusé « tel quel » avec la permission de Statistique Canada.</w:t>
      </w:r>
    </w:p>
    <w:p w14:paraId="371BCC9D"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(b) Pour toute information contenue dans un produit à valeur ajoutée, vous devez inclure dans ce produit à valeur ajoutée la mention suivante :</w:t>
      </w:r>
    </w:p>
    <w:p w14:paraId="40857F0C" w14:textId="77777777" w:rsidR="00D971E9" w:rsidRPr="00D971E9" w:rsidRDefault="00D971E9" w:rsidP="00D971E9">
      <w:pPr>
        <w:pStyle w:val="NormalWeb"/>
        <w:spacing w:before="0" w:beforeAutospacing="0" w:after="0" w:afterAutospacing="0"/>
        <w:rPr>
          <w:color w:val="333333"/>
          <w:sz w:val="26"/>
          <w:szCs w:val="26"/>
        </w:rPr>
      </w:pPr>
      <w:r w:rsidRPr="00D971E9">
        <w:rPr>
          <w:rStyle w:val="Emphasis"/>
          <w:rFonts w:eastAsiaTheme="majorEastAsia"/>
          <w:color w:val="333333"/>
          <w:sz w:val="26"/>
          <w:szCs w:val="26"/>
        </w:rPr>
        <w:t>Adapté de Statistique Canada, nom du produit, date de référence. Cela ne constitue pas une approbation de ce produit par Statistique Canada.</w:t>
      </w:r>
    </w:p>
    <w:p w14:paraId="5C67CB4C"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Promotion et publicité</w:t>
      </w:r>
    </w:p>
    <w:p w14:paraId="14EEF795"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Il vous est interdit d'utiliser sur toute reproduction de l'information ou sur tout matériel ayant trait à votre produit à valeur ajoutée, ou ailleurs :</w:t>
      </w:r>
    </w:p>
    <w:p w14:paraId="2E9CC1D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(a) le nom, l'emblème, les logos ou tout insigne ou nom de domaine de Statistique Canada ou les symboles officiels du gouvernement du Canada, y compris le mot symbole « Canada », les armoiries du Canada et le symbole du drapeau, sans l'autorisation écrite du Secrétariat du Conseil du Trésor. La demande d'autorisation au Secrétariat du Conseil du Trésor peut être adressée à :</w:t>
      </w:r>
    </w:p>
    <w:p w14:paraId="4EC5C746" w14:textId="77777777" w:rsidR="00D971E9" w:rsidRPr="00D971E9" w:rsidRDefault="00D971E9" w:rsidP="00D971E9">
      <w:pPr>
        <w:pStyle w:val="NormalWeb"/>
        <w:spacing w:before="0" w:beforeAutospacing="0" w:after="0" w:afterAutospacing="0"/>
        <w:rPr>
          <w:color w:val="333333"/>
          <w:sz w:val="26"/>
          <w:szCs w:val="26"/>
        </w:rPr>
      </w:pPr>
      <w:hyperlink r:id="rId22" w:tgtFrame="_blank" w:history="1">
        <w:r w:rsidRPr="00D971E9">
          <w:rPr>
            <w:rStyle w:val="Hyperlink"/>
            <w:rFonts w:eastAsiaTheme="majorEastAsia"/>
            <w:color w:val="337AB7"/>
            <w:sz w:val="26"/>
            <w:szCs w:val="26"/>
          </w:rPr>
          <w:t>information@fip-pcim.gc.ca</w:t>
        </w:r>
      </w:hyperlink>
      <w:r w:rsidRPr="00D971E9">
        <w:rPr>
          <w:color w:val="333333"/>
          <w:sz w:val="26"/>
          <w:szCs w:val="26"/>
        </w:rPr>
        <w:br/>
        <w:t>Programme de coordination de l'image de marque</w:t>
      </w:r>
      <w:r w:rsidRPr="00D971E9">
        <w:rPr>
          <w:color w:val="333333"/>
          <w:sz w:val="26"/>
          <w:szCs w:val="26"/>
        </w:rPr>
        <w:br/>
        <w:t>Secrétariat du Conseil du Trésor du Canada</w:t>
      </w:r>
      <w:r w:rsidRPr="00D971E9">
        <w:rPr>
          <w:color w:val="333333"/>
          <w:sz w:val="26"/>
          <w:szCs w:val="26"/>
        </w:rPr>
        <w:br/>
        <w:t>300, avenue Laurier Ouest</w:t>
      </w:r>
      <w:r w:rsidRPr="00D971E9">
        <w:rPr>
          <w:color w:val="333333"/>
          <w:sz w:val="26"/>
          <w:szCs w:val="26"/>
        </w:rPr>
        <w:br/>
        <w:t>Ottawa (Canada) K1A 0R5</w:t>
      </w:r>
    </w:p>
    <w:p w14:paraId="147AA4A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(b) toute annotation qui pourrait être interprétée comme une approbation du produit à valeur ajoutée par Statistique Canada ou qui sous-entendrait que vous avez conclu une entente de distribution exclusive pour une partie ou pour toute l'information, ou que vous avez accès à des renseignements confidentiels ou non accessibles à d'autres parties.</w:t>
      </w:r>
    </w:p>
    <w:p w14:paraId="400BFE9A"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lastRenderedPageBreak/>
        <w:t>Pas de garantie ni de responsabilité</w:t>
      </w:r>
    </w:p>
    <w:p w14:paraId="2733228D"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L'information est octroyée sous licence « telle quelle », et Statistique Canada ne fait aucune assertion et n'offre aucune garantie d'aucune sorte, explicite ou implicite, relativement à l'information et rejette expressément toute garantie implicite de qualité marchande de l'information ou de son utilité à des fins particulières.</w:t>
      </w:r>
    </w:p>
    <w:p w14:paraId="6FC1556F"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Statistique Canada ni aucun de ses ministres, dirigeants, fonctionnaires, employés, agents, successeurs et ayant droit ne sera tenu responsable d'aucune erreur ni omission dans l'information et ne sera en aucun cas tenu responsable des pertes, blessures ou dommages directs, indirects, spéciaux, conséquents ou autre, quelle qu'en soit la cause, que vous pourriez subir à n'importe quel moment en raison de votre possession de l'information, de votre accès à cette information ou de son utilisation, ou résultant de l'exercice de vos droits ou du respect de vos obligations aux termes de la présente licence.</w:t>
      </w:r>
    </w:p>
    <w:p w14:paraId="66F777D6"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Terme</w:t>
      </w:r>
    </w:p>
    <w:p w14:paraId="3EBD37F7"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La présente licence entre en vigueur à la date et à l'heure où vous accédez à l'information et est résiliée automatiquement si vous enfreignez l'une des conditions de cette licence.</w:t>
      </w:r>
    </w:p>
    <w:p w14:paraId="7C18D5CB"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Nonobstant la résiliation de cette licence :</w:t>
      </w:r>
    </w:p>
    <w:p w14:paraId="5FCECF7F" w14:textId="77777777" w:rsidR="00D971E9" w:rsidRPr="00D971E9" w:rsidRDefault="00D971E9" w:rsidP="00D971E9">
      <w:pPr>
        <w:numPr>
          <w:ilvl w:val="0"/>
          <w:numId w:val="11"/>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vous pouvez continuer de distribuer les produits à valeur ajoutée aux fins de remplir les commandes faites avant la résiliation de la licence, à condition que vous respectiez les exigences énoncées dans la clause de mention de la source ;</w:t>
      </w:r>
    </w:p>
    <w:p w14:paraId="1BFB13A1" w14:textId="77777777" w:rsidR="00D971E9" w:rsidRPr="00D971E9" w:rsidRDefault="00D971E9" w:rsidP="00D971E9">
      <w:pPr>
        <w:numPr>
          <w:ilvl w:val="0"/>
          <w:numId w:val="11"/>
        </w:numPr>
        <w:spacing w:before="100" w:beforeAutospacing="1" w:after="100" w:afterAutospacing="1"/>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les licences des particuliers ou des personnes morales auxquels vous avez fourni des produits à valeur ajoutée ou des reproductions de l'information en vertu de la présente licence ne seront pas résiliées à condition qu'ils continuent à se conformer entièrement aux conditions de ces licences.</w:t>
      </w:r>
    </w:p>
    <w:p w14:paraId="0A2CCED3"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Survie</w:t>
      </w:r>
    </w:p>
    <w:p w14:paraId="74072521"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Les obligations qui survivent à la résiliation de la présente licence, expressément ou en raison de leur nature, demeureront en vigueur. Pour plus de clarté, et sans limiter la généralité de ce qui précède, les dispositions qui suivent survivent à l'expiration ou à la résiliation de la présente licence : « Mention de la source » et « Aucune garantie ni responsabilité ».</w:t>
      </w:r>
    </w:p>
    <w:p w14:paraId="512850D5" w14:textId="77777777" w:rsidR="00D971E9" w:rsidRPr="00D971E9" w:rsidRDefault="00D971E9" w:rsidP="00D971E9">
      <w:pPr>
        <w:pStyle w:val="Heading3"/>
        <w:spacing w:before="300" w:after="150"/>
        <w:rPr>
          <w:rFonts w:ascii="Times New Roman" w:hAnsi="Times New Roman" w:cs="Times New Roman"/>
          <w:color w:val="333333"/>
          <w:sz w:val="36"/>
          <w:szCs w:val="36"/>
          <w:lang w:val="fr-CA"/>
        </w:rPr>
      </w:pPr>
      <w:r w:rsidRPr="00D971E9">
        <w:rPr>
          <w:rFonts w:ascii="Times New Roman" w:hAnsi="Times New Roman" w:cs="Times New Roman"/>
          <w:b/>
          <w:bCs/>
          <w:color w:val="333333"/>
          <w:sz w:val="36"/>
          <w:szCs w:val="36"/>
          <w:lang w:val="fr-CA"/>
        </w:rPr>
        <w:t>Lois applicables</w:t>
      </w:r>
    </w:p>
    <w:p w14:paraId="12B1E029" w14:textId="77777777" w:rsidR="00D971E9" w:rsidRPr="00D971E9" w:rsidRDefault="00D971E9" w:rsidP="00D971E9">
      <w:pPr>
        <w:pStyle w:val="NormalWeb"/>
        <w:spacing w:before="0" w:beforeAutospacing="0" w:after="150" w:afterAutospacing="0"/>
        <w:rPr>
          <w:color w:val="333333"/>
          <w:sz w:val="21"/>
          <w:szCs w:val="21"/>
        </w:rPr>
      </w:pPr>
      <w:r w:rsidRPr="00D971E9">
        <w:rPr>
          <w:color w:val="333333"/>
          <w:sz w:val="21"/>
          <w:szCs w:val="21"/>
        </w:rPr>
        <w:t>La présente licence est régie par les lois de la province de l'Ontario et les lois applicables du Canada. Toute procédure judiciaire se rapportant à cette licence ne pourra être portée que devant les tribunaux de l'Ontario ou la Cour fédérale du Canada.</w:t>
      </w:r>
    </w:p>
    <w:p w14:paraId="4CF14422" w14:textId="77777777" w:rsidR="00D971E9" w:rsidRPr="00D971E9" w:rsidRDefault="00000000" w:rsidP="00D971E9">
      <w:pPr>
        <w:spacing w:before="300" w:after="300"/>
        <w:rPr>
          <w:rFonts w:ascii="Times New Roman" w:hAnsi="Times New Roman" w:cs="Times New Roman"/>
          <w:color w:val="333333"/>
          <w:sz w:val="21"/>
          <w:szCs w:val="21"/>
        </w:rPr>
      </w:pPr>
      <w:r>
        <w:rPr>
          <w:rFonts w:ascii="Times New Roman" w:hAnsi="Times New Roman" w:cs="Times New Roman"/>
          <w:noProof/>
          <w:color w:val="333333"/>
          <w:sz w:val="21"/>
          <w:szCs w:val="21"/>
        </w:rPr>
        <w:pict w14:anchorId="4C309731">
          <v:rect id="_x0000_i1026" alt="" style="width:6in;height:.05pt;mso-width-percent:0;mso-height-percent:0;mso-width-percent:0;mso-height-percent:0" o:hralign="center" o:hrstd="t" o:hr="t" fillcolor="#a0a0a0" stroked="f"/>
        </w:pict>
      </w:r>
    </w:p>
    <w:p w14:paraId="60E7E34C" w14:textId="61D9C8E8" w:rsidR="00D971E9" w:rsidRPr="00D971E9" w:rsidRDefault="00D971E9" w:rsidP="00D971E9">
      <w:pPr>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Exigences de citation :</w:t>
      </w:r>
      <w:r w:rsidRPr="00D971E9">
        <w:rPr>
          <w:rStyle w:val="apple-converted-space"/>
          <w:rFonts w:ascii="Times New Roman" w:hAnsi="Times New Roman" w:cs="Times New Roman"/>
          <w:color w:val="333333"/>
          <w:sz w:val="21"/>
          <w:szCs w:val="21"/>
          <w:lang w:val="fr-CA"/>
        </w:rPr>
        <w:t> </w:t>
      </w:r>
      <w:r w:rsidRPr="00D971E9">
        <w:rPr>
          <w:rFonts w:ascii="Times New Roman" w:hAnsi="Times New Roman" w:cs="Times New Roman"/>
          <w:color w:val="333333"/>
          <w:sz w:val="21"/>
          <w:szCs w:val="21"/>
          <w:lang w:val="fr-CA"/>
        </w:rPr>
        <w:t>La publication d'analyses et de résultats de recherche utilisant l'un des produits de données est autorisée dans les communications de recherche telles que les articles scientifiques, les revues, etc. Les auteurs de ces communications sont tenus de citer Statistique Canada comme source des données et d'indiquer que les résultats ou opinions exprimés sont ceux de l'auteur/utilisateur autorisé et non ceux de Statistique Canada. L'autorisation d'inclure des extraits de ces données dans des manuels doit être obtenue auprès de la Section des licences de la Division du marketing de Statistique Canada.</w:t>
      </w:r>
    </w:p>
    <w:p w14:paraId="63ED689C" w14:textId="77777777" w:rsidR="00D971E9" w:rsidRPr="00D971E9" w:rsidRDefault="00D971E9" w:rsidP="00D971E9">
      <w:pPr>
        <w:rPr>
          <w:rFonts w:ascii="Times New Roman" w:hAnsi="Times New Roman" w:cs="Times New Roman"/>
          <w:color w:val="333333"/>
          <w:sz w:val="21"/>
          <w:szCs w:val="21"/>
          <w:lang w:val="fr-CA"/>
        </w:rPr>
      </w:pPr>
    </w:p>
    <w:p w14:paraId="32F5A231" w14:textId="7BECB32C" w:rsidR="00D971E9" w:rsidRPr="00D971E9" w:rsidRDefault="00D971E9" w:rsidP="00D971E9">
      <w:pPr>
        <w:rPr>
          <w:rFonts w:ascii="Times New Roman" w:hAnsi="Times New Roman" w:cs="Times New Roman"/>
          <w:color w:val="333333"/>
          <w:sz w:val="21"/>
          <w:szCs w:val="21"/>
          <w:lang w:val="fr-CA"/>
        </w:rPr>
      </w:pPr>
      <w:r w:rsidRPr="00D971E9">
        <w:rPr>
          <w:rFonts w:ascii="Times New Roman" w:hAnsi="Times New Roman" w:cs="Times New Roman"/>
          <w:color w:val="333333"/>
          <w:sz w:val="21"/>
          <w:szCs w:val="21"/>
          <w:lang w:val="fr-CA"/>
        </w:rPr>
        <w:t>Conditions:</w:t>
      </w:r>
      <w:r w:rsidRPr="00D971E9">
        <w:rPr>
          <w:rStyle w:val="apple-converted-space"/>
          <w:rFonts w:ascii="Times New Roman" w:hAnsi="Times New Roman" w:cs="Times New Roman"/>
          <w:color w:val="333333"/>
          <w:sz w:val="21"/>
          <w:szCs w:val="21"/>
          <w:lang w:val="fr-CA"/>
        </w:rPr>
        <w:t> </w:t>
      </w:r>
      <w:r w:rsidRPr="00D971E9">
        <w:rPr>
          <w:rFonts w:ascii="Times New Roman" w:hAnsi="Times New Roman" w:cs="Times New Roman"/>
          <w:color w:val="333333"/>
          <w:sz w:val="21"/>
          <w:szCs w:val="21"/>
          <w:lang w:val="fr-CA"/>
        </w:rPr>
        <w:t>Communauté d’initiative de démocratisation des données</w:t>
      </w:r>
    </w:p>
    <w:p w14:paraId="7F49C399" w14:textId="77777777" w:rsidR="007A11B8" w:rsidRPr="00AE791F" w:rsidRDefault="007A11B8" w:rsidP="007A11B8">
      <w:pPr>
        <w:spacing w:after="240"/>
        <w:rPr>
          <w:rFonts w:ascii="Times New Roman" w:eastAsia="Times New Roman" w:hAnsi="Times New Roman" w:cs="Times New Roman"/>
          <w:lang w:val="fr-CA" w:eastAsia="fr-CA"/>
        </w:rPr>
      </w:pPr>
    </w:p>
    <w:p w14:paraId="0C33A607" w14:textId="0D7E39ED" w:rsidR="00EB6BAD" w:rsidRPr="007A11B8" w:rsidRDefault="00EB6BAD">
      <w:pPr>
        <w:rPr>
          <w:lang w:val="fr-CA"/>
        </w:rPr>
      </w:pPr>
    </w:p>
    <w:sectPr w:rsidR="00EB6BAD" w:rsidRPr="007A11B8" w:rsidSect="00CF62BA">
      <w:pgSz w:w="12240" w:h="15840"/>
      <w:pgMar w:top="1440" w:right="1440" w:bottom="1440" w:left="1440" w:header="720" w:footer="720" w:gutter="0"/>
      <w:pgBorders w:offsetFrom="page">
        <w:top w:val="single" w:sz="48" w:space="24" w:color="FFC000"/>
        <w:left w:val="single" w:sz="48" w:space="24" w:color="FFC000"/>
        <w:bottom w:val="single" w:sz="48" w:space="24" w:color="FFC000"/>
        <w:right w:val="single" w:sz="48" w:space="24" w:color="FFC000"/>
      </w:pgBorder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rant Gibson" w:date="2025-05-07T12:53:00Z" w:initials="GG">
    <w:p w14:paraId="0B547A6E" w14:textId="77777777" w:rsidR="00735711" w:rsidRDefault="00735711" w:rsidP="00735711">
      <w:pPr>
        <w:pStyle w:val="CommentText"/>
      </w:pPr>
      <w:r>
        <w:rPr>
          <w:rStyle w:val="CommentReference"/>
        </w:rPr>
        <w:annotationRef/>
      </w:r>
      <w:r>
        <w:t>Expand a little bit more on this, maybe a paragraph of the history of the Canadian Borealis program and the creation of the concept of a dataverse at Harvard.</w:t>
      </w:r>
    </w:p>
  </w:comment>
  <w:comment w:id="1" w:author="Grant Gibson" w:date="2025-05-07T12:51:00Z" w:initials="GG">
    <w:p w14:paraId="0A29A744" w14:textId="77777777" w:rsidR="00735711" w:rsidRDefault="00735711" w:rsidP="00735711">
      <w:pPr>
        <w:pStyle w:val="CommentText"/>
      </w:pPr>
      <w:r>
        <w:rPr>
          <w:rStyle w:val="CommentReference"/>
        </w:rPr>
        <w:annotationRef/>
      </w:r>
      <w:r>
        <w:t>Explain the advantages of this to a lay-person in the pro-con sections</w:t>
      </w:r>
    </w:p>
  </w:comment>
  <w:comment w:id="2" w:author="Grant Gibson" w:date="2025-05-07T12:56:00Z" w:initials="GG">
    <w:p w14:paraId="00FEBEE6" w14:textId="17585DED" w:rsidR="00735711" w:rsidRDefault="00735711" w:rsidP="00735711">
      <w:pPr>
        <w:pStyle w:val="CommentText"/>
      </w:pPr>
      <w:r>
        <w:rPr>
          <w:rStyle w:val="CommentReference"/>
        </w:rPr>
        <w:annotationRef/>
      </w:r>
      <w:r>
        <w:t>Once this is done, explain to a data source or researcher as audience what this looks like, can they access the service?</w:t>
      </w:r>
    </w:p>
  </w:comment>
  <w:comment w:id="3" w:author="Grant Gibson" w:date="2025-05-07T12:55:00Z" w:initials="GG">
    <w:p w14:paraId="469D5919" w14:textId="0E0D1749" w:rsidR="00735711" w:rsidRDefault="00735711" w:rsidP="00735711">
      <w:pPr>
        <w:pStyle w:val="CommentText"/>
      </w:pPr>
      <w:r>
        <w:rPr>
          <w:rStyle w:val="CommentReference"/>
        </w:rPr>
        <w:annotationRef/>
      </w:r>
      <w:r>
        <w:t>Save a pro and con list for further down, it shouldn’t be in an introduction</w:t>
      </w:r>
    </w:p>
  </w:comment>
  <w:comment w:id="7" w:author="Grant Gibson" w:date="2025-05-07T13:00:00Z" w:initials="GG">
    <w:p w14:paraId="6AFABB8D" w14:textId="77777777" w:rsidR="00B204CA" w:rsidRDefault="00B204CA" w:rsidP="00B204CA">
      <w:pPr>
        <w:pStyle w:val="CommentText"/>
      </w:pPr>
      <w:r>
        <w:rPr>
          <w:rStyle w:val="CommentReference"/>
        </w:rPr>
        <w:annotationRef/>
      </w:r>
      <w:r>
        <w:t>Dataverse for a restricted access dataset</w:t>
      </w:r>
    </w:p>
  </w:comment>
  <w:comment w:id="9" w:author="Grant Gibson" w:date="2025-05-07T13:02:00Z" w:initials="GG">
    <w:p w14:paraId="53363D73" w14:textId="77777777" w:rsidR="00B204CA" w:rsidRDefault="00B204CA" w:rsidP="00B204CA">
      <w:pPr>
        <w:pStyle w:val="CommentText"/>
      </w:pPr>
      <w:r>
        <w:rPr>
          <w:rStyle w:val="CommentReference"/>
        </w:rPr>
        <w:annotationRef/>
      </w:r>
      <w:r>
        <w:t>Tonally, let’s avoid these editorial subordinate clauses. There are others, I will not flag them all at this time</w:t>
      </w:r>
    </w:p>
  </w:comment>
  <w:comment w:id="10" w:author="Grant Gibson" w:date="2025-05-07T13:03:00Z" w:initials="GG">
    <w:p w14:paraId="670E5701" w14:textId="77777777" w:rsidR="00B204CA" w:rsidRDefault="00B204CA" w:rsidP="00B204CA">
      <w:pPr>
        <w:pStyle w:val="CommentText"/>
      </w:pPr>
      <w:r>
        <w:rPr>
          <w:rStyle w:val="CommentReference"/>
        </w:rPr>
        <w:annotationRef/>
      </w:r>
      <w:r>
        <w:t>Would be good to have a list of steps that someone would take and decision points</w:t>
      </w:r>
    </w:p>
  </w:comment>
  <w:comment w:id="11" w:author="Grant Gibson" w:date="2025-05-07T13:07:00Z" w:initials="GG">
    <w:p w14:paraId="6EC0606E" w14:textId="77777777" w:rsidR="001334FC" w:rsidRDefault="001334FC" w:rsidP="001334FC">
      <w:pPr>
        <w:pStyle w:val="CommentText"/>
      </w:pPr>
      <w:r>
        <w:rPr>
          <w:rStyle w:val="CommentReference"/>
        </w:rPr>
        <w:annotationRef/>
      </w:r>
      <w:r>
        <w:t xml:space="preserve">This is good, but should probably be even more brief. Rather than provide the screenshot, summarize in a sentence form with a gesture to the TOU page for full details. </w:t>
      </w:r>
    </w:p>
  </w:comment>
  <w:comment w:id="12" w:author="Grant Gibson" w:date="2025-05-07T12:54:00Z" w:initials="GG">
    <w:p w14:paraId="29E0B642" w14:textId="21AC5C04" w:rsidR="00735711" w:rsidRDefault="00735711" w:rsidP="00735711">
      <w:pPr>
        <w:pStyle w:val="CommentText"/>
      </w:pPr>
      <w:r>
        <w:rPr>
          <w:rStyle w:val="CommentReference"/>
        </w:rPr>
        <w:annotationRef/>
      </w:r>
      <w:r>
        <w:t>I actually think this person may someday wish they hadn’t done this and it’s probably an act of kindness not to link it and flag the university even though I like it as an example.</w:t>
      </w:r>
    </w:p>
  </w:comment>
  <w:comment w:id="13" w:author="Grant Gibson" w:date="2025-05-07T13:09:00Z" w:initials="GG">
    <w:p w14:paraId="1D62B74A" w14:textId="77777777" w:rsidR="001334FC" w:rsidRDefault="001334FC" w:rsidP="001334FC">
      <w:pPr>
        <w:pStyle w:val="CommentText"/>
      </w:pPr>
      <w:r>
        <w:rPr>
          <w:rStyle w:val="CommentReference"/>
        </w:rPr>
        <w:annotationRef/>
      </w:r>
      <w:r>
        <w:t>Good to flag the default IP considerations, and I think it’s fine to wave generally at the need for the depositor to think about the terms of use they want to propose for what they are depositing</w:t>
      </w:r>
    </w:p>
  </w:comment>
  <w:comment w:id="14" w:author="Grant Gibson" w:date="2025-05-07T13:11:00Z" w:initials="GG">
    <w:p w14:paraId="2E07F9FF" w14:textId="77777777" w:rsidR="001334FC" w:rsidRDefault="001334FC" w:rsidP="001334FC">
      <w:pPr>
        <w:pStyle w:val="CommentText"/>
      </w:pPr>
      <w:r>
        <w:rPr>
          <w:rStyle w:val="CommentReference"/>
        </w:rPr>
        <w:annotationRef/>
      </w:r>
      <w:r>
        <w:t>So here’s where we might want the good-better-best. Good would be: you put some text content in borealis so that you get a PID and have something to point to (similar to what we’ve created for Lunaris). Then, better would be - some content/documentation is deposited alongside core metadata that will sort of describe vaguely what’s going on, then best, this XML variable level metadata with averages or not depending on whether this will disclose information (flag a link to k-anonymity code from the sensitive data toolkit) I will provide this after next draft.</w:t>
      </w:r>
    </w:p>
  </w:comment>
  <w:comment w:id="15" w:author="Grant Gibson" w:date="2025-05-07T13:26:00Z" w:initials="GG">
    <w:p w14:paraId="2C334435" w14:textId="77777777" w:rsidR="00220212" w:rsidRDefault="00220212" w:rsidP="00220212">
      <w:pPr>
        <w:pStyle w:val="CommentText"/>
      </w:pPr>
      <w:r>
        <w:rPr>
          <w:rStyle w:val="CommentReference"/>
        </w:rPr>
        <w:annotationRef/>
      </w:r>
      <w:r>
        <w:t>Could be too much detail, can you just specify what works and what doesn’t? Assuming the person needs to talk to a Borealis person before anything happens, there’s presumably a way to share better documentation with the right people at that point</w:t>
      </w:r>
    </w:p>
  </w:comment>
  <w:comment w:id="16" w:author="Grant Gibson" w:date="2025-05-07T13:18:00Z" w:initials="GG">
    <w:p w14:paraId="648C8A20" w14:textId="648DBE1B" w:rsidR="005D343A" w:rsidRDefault="005D343A" w:rsidP="005D343A">
      <w:pPr>
        <w:pStyle w:val="CommentText"/>
      </w:pPr>
      <w:r>
        <w:rPr>
          <w:rStyle w:val="CommentReference"/>
        </w:rPr>
        <w:annotationRef/>
      </w:r>
      <w:r>
        <w:t>If this can be provided and documented to a potential depositor via the resources folder in our slide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547A6E" w15:done="0"/>
  <w15:commentEx w15:paraId="0A29A744" w15:done="0"/>
  <w15:commentEx w15:paraId="00FEBEE6" w15:done="0"/>
  <w15:commentEx w15:paraId="469D5919" w15:done="0"/>
  <w15:commentEx w15:paraId="6AFABB8D" w15:done="0"/>
  <w15:commentEx w15:paraId="53363D73" w15:done="0"/>
  <w15:commentEx w15:paraId="670E5701" w15:done="0"/>
  <w15:commentEx w15:paraId="6EC0606E" w15:done="0"/>
  <w15:commentEx w15:paraId="29E0B642" w15:done="0"/>
  <w15:commentEx w15:paraId="1D62B74A" w15:done="0"/>
  <w15:commentEx w15:paraId="2E07F9FF" w15:done="0"/>
  <w15:commentEx w15:paraId="2C334435" w15:done="0"/>
  <w15:commentEx w15:paraId="648C8A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5320B6" w16cex:dateUtc="2025-05-07T16:53:00Z"/>
  <w16cex:commentExtensible w16cex:durableId="32F745B8" w16cex:dateUtc="2025-05-07T16:51:00Z"/>
  <w16cex:commentExtensible w16cex:durableId="7E9834A7" w16cex:dateUtc="2025-05-07T16:56:00Z"/>
  <w16cex:commentExtensible w16cex:durableId="23F2B108" w16cex:dateUtc="2025-05-07T16:55:00Z"/>
  <w16cex:commentExtensible w16cex:durableId="15AE2814" w16cex:dateUtc="2025-05-07T17:00:00Z"/>
  <w16cex:commentExtensible w16cex:durableId="3652E70E" w16cex:dateUtc="2025-05-07T17:02:00Z"/>
  <w16cex:commentExtensible w16cex:durableId="2534C586" w16cex:dateUtc="2025-05-07T17:03:00Z"/>
  <w16cex:commentExtensible w16cex:durableId="4DCA2C0B" w16cex:dateUtc="2025-05-07T17:07:00Z"/>
  <w16cex:commentExtensible w16cex:durableId="05313F38" w16cex:dateUtc="2025-05-07T16:54:00Z"/>
  <w16cex:commentExtensible w16cex:durableId="77C16A52" w16cex:dateUtc="2025-05-07T17:09:00Z"/>
  <w16cex:commentExtensible w16cex:durableId="2FAFBF83" w16cex:dateUtc="2025-05-07T17:11:00Z"/>
  <w16cex:commentExtensible w16cex:durableId="698DE630" w16cex:dateUtc="2025-05-07T17:26:00Z"/>
  <w16cex:commentExtensible w16cex:durableId="3E1DC840" w16cex:dateUtc="2025-05-07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547A6E" w16cid:durableId="6B5320B6"/>
  <w16cid:commentId w16cid:paraId="0A29A744" w16cid:durableId="32F745B8"/>
  <w16cid:commentId w16cid:paraId="00FEBEE6" w16cid:durableId="7E9834A7"/>
  <w16cid:commentId w16cid:paraId="469D5919" w16cid:durableId="23F2B108"/>
  <w16cid:commentId w16cid:paraId="6AFABB8D" w16cid:durableId="15AE2814"/>
  <w16cid:commentId w16cid:paraId="53363D73" w16cid:durableId="3652E70E"/>
  <w16cid:commentId w16cid:paraId="670E5701" w16cid:durableId="2534C586"/>
  <w16cid:commentId w16cid:paraId="6EC0606E" w16cid:durableId="4DCA2C0B"/>
  <w16cid:commentId w16cid:paraId="29E0B642" w16cid:durableId="05313F38"/>
  <w16cid:commentId w16cid:paraId="1D62B74A" w16cid:durableId="77C16A52"/>
  <w16cid:commentId w16cid:paraId="2E07F9FF" w16cid:durableId="2FAFBF83"/>
  <w16cid:commentId w16cid:paraId="2C334435" w16cid:durableId="698DE630"/>
  <w16cid:commentId w16cid:paraId="648C8A20" w16cid:durableId="3E1DC8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92DC3" w14:textId="77777777" w:rsidR="00AD63DD" w:rsidRDefault="00AD63DD" w:rsidP="00CF62BA">
      <w:r>
        <w:separator/>
      </w:r>
    </w:p>
  </w:endnote>
  <w:endnote w:type="continuationSeparator" w:id="0">
    <w:p w14:paraId="24F8AD2E" w14:textId="77777777" w:rsidR="00AD63DD" w:rsidRDefault="00AD63DD" w:rsidP="00CF6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imes New Roman (Corp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6B279" w14:textId="77777777" w:rsidR="00AD63DD" w:rsidRDefault="00AD63DD" w:rsidP="00CF62BA">
      <w:r>
        <w:separator/>
      </w:r>
    </w:p>
  </w:footnote>
  <w:footnote w:type="continuationSeparator" w:id="0">
    <w:p w14:paraId="7CB4B43F" w14:textId="77777777" w:rsidR="00AD63DD" w:rsidRDefault="00AD63DD" w:rsidP="00CF62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13566"/>
    <w:multiLevelType w:val="multilevel"/>
    <w:tmpl w:val="85CA1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041EAB"/>
    <w:multiLevelType w:val="hybridMultilevel"/>
    <w:tmpl w:val="FD9608F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00E660E"/>
    <w:multiLevelType w:val="multilevel"/>
    <w:tmpl w:val="EAA4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436AA"/>
    <w:multiLevelType w:val="hybridMultilevel"/>
    <w:tmpl w:val="8B0027A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1831D77"/>
    <w:multiLevelType w:val="multilevel"/>
    <w:tmpl w:val="4FB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42F31"/>
    <w:multiLevelType w:val="multilevel"/>
    <w:tmpl w:val="643A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54724"/>
    <w:multiLevelType w:val="multilevel"/>
    <w:tmpl w:val="D668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823BBB"/>
    <w:multiLevelType w:val="multilevel"/>
    <w:tmpl w:val="80A4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96455B"/>
    <w:multiLevelType w:val="multilevel"/>
    <w:tmpl w:val="D01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60153"/>
    <w:multiLevelType w:val="multilevel"/>
    <w:tmpl w:val="1638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AF14FF"/>
    <w:multiLevelType w:val="multilevel"/>
    <w:tmpl w:val="453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09069">
    <w:abstractNumId w:val="3"/>
  </w:num>
  <w:num w:numId="2" w16cid:durableId="2111582417">
    <w:abstractNumId w:val="1"/>
  </w:num>
  <w:num w:numId="3" w16cid:durableId="553396607">
    <w:abstractNumId w:val="4"/>
  </w:num>
  <w:num w:numId="4" w16cid:durableId="1585146509">
    <w:abstractNumId w:val="5"/>
  </w:num>
  <w:num w:numId="5" w16cid:durableId="1782799734">
    <w:abstractNumId w:val="2"/>
  </w:num>
  <w:num w:numId="6" w16cid:durableId="269049601">
    <w:abstractNumId w:val="8"/>
  </w:num>
  <w:num w:numId="7" w16cid:durableId="1696230096">
    <w:abstractNumId w:val="9"/>
  </w:num>
  <w:num w:numId="8" w16cid:durableId="25064157">
    <w:abstractNumId w:val="6"/>
  </w:num>
  <w:num w:numId="9" w16cid:durableId="1748306567">
    <w:abstractNumId w:val="7"/>
  </w:num>
  <w:num w:numId="10" w16cid:durableId="3747950">
    <w:abstractNumId w:val="10"/>
  </w:num>
  <w:num w:numId="11" w16cid:durableId="21027548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nt Gibson">
    <w15:presenceInfo w15:providerId="AD" w15:userId="S::grant.gibson@crdcn.ca::986fbb49-9b20-40cb-b792-7e1154e609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1F"/>
    <w:rsid w:val="00056119"/>
    <w:rsid w:val="00092297"/>
    <w:rsid w:val="000B47FB"/>
    <w:rsid w:val="000B4BAF"/>
    <w:rsid w:val="000F43D6"/>
    <w:rsid w:val="000F6104"/>
    <w:rsid w:val="00123A04"/>
    <w:rsid w:val="00123A85"/>
    <w:rsid w:val="001267B0"/>
    <w:rsid w:val="0012786F"/>
    <w:rsid w:val="001334FC"/>
    <w:rsid w:val="00136A59"/>
    <w:rsid w:val="00137AE1"/>
    <w:rsid w:val="001630D4"/>
    <w:rsid w:val="00166C76"/>
    <w:rsid w:val="00197C25"/>
    <w:rsid w:val="001A0BB8"/>
    <w:rsid w:val="001A5B67"/>
    <w:rsid w:val="001A66E8"/>
    <w:rsid w:val="001A7EB1"/>
    <w:rsid w:val="001C335D"/>
    <w:rsid w:val="001C52C1"/>
    <w:rsid w:val="001C648F"/>
    <w:rsid w:val="001E04EB"/>
    <w:rsid w:val="001E56AF"/>
    <w:rsid w:val="00205408"/>
    <w:rsid w:val="002139E9"/>
    <w:rsid w:val="00220212"/>
    <w:rsid w:val="00244047"/>
    <w:rsid w:val="00263DEC"/>
    <w:rsid w:val="00271908"/>
    <w:rsid w:val="00277367"/>
    <w:rsid w:val="00277CD3"/>
    <w:rsid w:val="0028720C"/>
    <w:rsid w:val="002A0B97"/>
    <w:rsid w:val="002A3F9A"/>
    <w:rsid w:val="002A75CF"/>
    <w:rsid w:val="002D01E5"/>
    <w:rsid w:val="002D419D"/>
    <w:rsid w:val="0031106C"/>
    <w:rsid w:val="003257FF"/>
    <w:rsid w:val="0036101F"/>
    <w:rsid w:val="00373933"/>
    <w:rsid w:val="0038773A"/>
    <w:rsid w:val="003A4EBA"/>
    <w:rsid w:val="003A63E8"/>
    <w:rsid w:val="003B103C"/>
    <w:rsid w:val="00411132"/>
    <w:rsid w:val="004152BA"/>
    <w:rsid w:val="0042325E"/>
    <w:rsid w:val="004424B4"/>
    <w:rsid w:val="0045220E"/>
    <w:rsid w:val="00452BAC"/>
    <w:rsid w:val="00461DDA"/>
    <w:rsid w:val="00474A68"/>
    <w:rsid w:val="00494FA6"/>
    <w:rsid w:val="004979B1"/>
    <w:rsid w:val="00501AF7"/>
    <w:rsid w:val="0050529B"/>
    <w:rsid w:val="0051203F"/>
    <w:rsid w:val="00514834"/>
    <w:rsid w:val="00542F64"/>
    <w:rsid w:val="00554E20"/>
    <w:rsid w:val="005728B2"/>
    <w:rsid w:val="005754BE"/>
    <w:rsid w:val="005A61CD"/>
    <w:rsid w:val="005D343A"/>
    <w:rsid w:val="00600FB9"/>
    <w:rsid w:val="00645DE7"/>
    <w:rsid w:val="006468C8"/>
    <w:rsid w:val="00654604"/>
    <w:rsid w:val="00657588"/>
    <w:rsid w:val="00661A40"/>
    <w:rsid w:val="00662A11"/>
    <w:rsid w:val="00663D58"/>
    <w:rsid w:val="00675C50"/>
    <w:rsid w:val="00735711"/>
    <w:rsid w:val="00794CDB"/>
    <w:rsid w:val="00797816"/>
    <w:rsid w:val="007A11B8"/>
    <w:rsid w:val="0080614D"/>
    <w:rsid w:val="008076B8"/>
    <w:rsid w:val="00823BAB"/>
    <w:rsid w:val="008261B3"/>
    <w:rsid w:val="00826681"/>
    <w:rsid w:val="00860802"/>
    <w:rsid w:val="00863D71"/>
    <w:rsid w:val="0089196A"/>
    <w:rsid w:val="008965AD"/>
    <w:rsid w:val="00897026"/>
    <w:rsid w:val="008A2A84"/>
    <w:rsid w:val="008C017A"/>
    <w:rsid w:val="00905766"/>
    <w:rsid w:val="00916086"/>
    <w:rsid w:val="0092151E"/>
    <w:rsid w:val="00933662"/>
    <w:rsid w:val="0096672A"/>
    <w:rsid w:val="009677C8"/>
    <w:rsid w:val="00985DF9"/>
    <w:rsid w:val="00997851"/>
    <w:rsid w:val="009B0E6F"/>
    <w:rsid w:val="009B5EE8"/>
    <w:rsid w:val="009D6190"/>
    <w:rsid w:val="009F5242"/>
    <w:rsid w:val="00A15FFD"/>
    <w:rsid w:val="00A23014"/>
    <w:rsid w:val="00A23F6F"/>
    <w:rsid w:val="00A33EB1"/>
    <w:rsid w:val="00A947C0"/>
    <w:rsid w:val="00AD63DD"/>
    <w:rsid w:val="00AE791F"/>
    <w:rsid w:val="00B11C5E"/>
    <w:rsid w:val="00B156F8"/>
    <w:rsid w:val="00B204CA"/>
    <w:rsid w:val="00B3501E"/>
    <w:rsid w:val="00B351AB"/>
    <w:rsid w:val="00B43A2E"/>
    <w:rsid w:val="00B739BE"/>
    <w:rsid w:val="00BD2DBE"/>
    <w:rsid w:val="00BF41C1"/>
    <w:rsid w:val="00C275AA"/>
    <w:rsid w:val="00C325D4"/>
    <w:rsid w:val="00C444D5"/>
    <w:rsid w:val="00C47973"/>
    <w:rsid w:val="00C60AB5"/>
    <w:rsid w:val="00C641F9"/>
    <w:rsid w:val="00C74D51"/>
    <w:rsid w:val="00C8280E"/>
    <w:rsid w:val="00CA0DC2"/>
    <w:rsid w:val="00CC7D74"/>
    <w:rsid w:val="00CD75AC"/>
    <w:rsid w:val="00CF62BA"/>
    <w:rsid w:val="00D101F4"/>
    <w:rsid w:val="00D17CB8"/>
    <w:rsid w:val="00D23049"/>
    <w:rsid w:val="00D26C6A"/>
    <w:rsid w:val="00D3302C"/>
    <w:rsid w:val="00D9197F"/>
    <w:rsid w:val="00D91CB8"/>
    <w:rsid w:val="00D971E9"/>
    <w:rsid w:val="00DA6756"/>
    <w:rsid w:val="00DE63F8"/>
    <w:rsid w:val="00DF4721"/>
    <w:rsid w:val="00E00209"/>
    <w:rsid w:val="00E12899"/>
    <w:rsid w:val="00E20D2E"/>
    <w:rsid w:val="00E2256F"/>
    <w:rsid w:val="00E4665F"/>
    <w:rsid w:val="00E7186B"/>
    <w:rsid w:val="00E80E62"/>
    <w:rsid w:val="00EA1BF7"/>
    <w:rsid w:val="00EA68D3"/>
    <w:rsid w:val="00EA75D7"/>
    <w:rsid w:val="00EB452C"/>
    <w:rsid w:val="00EB5CD2"/>
    <w:rsid w:val="00EB6BAD"/>
    <w:rsid w:val="00EC0E30"/>
    <w:rsid w:val="00ED4DA5"/>
    <w:rsid w:val="00F00006"/>
    <w:rsid w:val="00F075CB"/>
    <w:rsid w:val="00F138F9"/>
    <w:rsid w:val="00F17D33"/>
    <w:rsid w:val="00F22103"/>
    <w:rsid w:val="00F5353C"/>
    <w:rsid w:val="00F653FC"/>
    <w:rsid w:val="00F91289"/>
    <w:rsid w:val="00F97C15"/>
    <w:rsid w:val="00FA6F0D"/>
    <w:rsid w:val="00FC0F82"/>
    <w:rsid w:val="00FC5396"/>
    <w:rsid w:val="00FE5F1F"/>
    <w:rsid w:val="00FE7630"/>
    <w:rsid w:val="00FE7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706F4"/>
  <w14:defaultImageDpi w14:val="32767"/>
  <w15:chartTrackingRefBased/>
  <w15:docId w15:val="{02BDE13D-9973-1A4F-9A3F-6D5A1568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heme="minorHAnsi" w:hAnsi="TimesNewRomanPSMT" w:cs="Times New Roman (Corps CS)"/>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AE79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E79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E791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91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E791F"/>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E791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E791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E791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E791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91F"/>
    <w:rPr>
      <w:rFonts w:asciiTheme="majorHAnsi" w:eastAsiaTheme="majorEastAsia" w:hAnsiTheme="majorHAnsi" w:cstheme="majorBidi"/>
      <w:color w:val="2F5496" w:themeColor="accent1" w:themeShade="BF"/>
      <w:sz w:val="40"/>
      <w:szCs w:val="40"/>
      <w:lang w:val="en-CA"/>
    </w:rPr>
  </w:style>
  <w:style w:type="character" w:customStyle="1" w:styleId="Heading2Char">
    <w:name w:val="Heading 2 Char"/>
    <w:basedOn w:val="DefaultParagraphFont"/>
    <w:link w:val="Heading2"/>
    <w:uiPriority w:val="9"/>
    <w:rsid w:val="00AE791F"/>
    <w:rPr>
      <w:rFonts w:asciiTheme="majorHAnsi" w:eastAsiaTheme="majorEastAsia" w:hAnsiTheme="majorHAnsi" w:cstheme="majorBidi"/>
      <w:color w:val="2F5496" w:themeColor="accent1" w:themeShade="BF"/>
      <w:sz w:val="32"/>
      <w:szCs w:val="32"/>
      <w:lang w:val="en-CA"/>
    </w:rPr>
  </w:style>
  <w:style w:type="character" w:customStyle="1" w:styleId="Heading3Char">
    <w:name w:val="Heading 3 Char"/>
    <w:basedOn w:val="DefaultParagraphFont"/>
    <w:link w:val="Heading3"/>
    <w:uiPriority w:val="9"/>
    <w:rsid w:val="00AE791F"/>
    <w:rPr>
      <w:rFonts w:asciiTheme="minorHAnsi" w:eastAsiaTheme="majorEastAsia" w:hAnsiTheme="minorHAnsi" w:cstheme="majorBidi"/>
      <w:color w:val="2F5496" w:themeColor="accent1" w:themeShade="BF"/>
      <w:sz w:val="28"/>
      <w:szCs w:val="28"/>
      <w:lang w:val="en-CA"/>
    </w:rPr>
  </w:style>
  <w:style w:type="character" w:customStyle="1" w:styleId="Heading4Char">
    <w:name w:val="Heading 4 Char"/>
    <w:basedOn w:val="DefaultParagraphFont"/>
    <w:link w:val="Heading4"/>
    <w:uiPriority w:val="9"/>
    <w:semiHidden/>
    <w:rsid w:val="00AE791F"/>
    <w:rPr>
      <w:rFonts w:asciiTheme="minorHAnsi" w:eastAsiaTheme="majorEastAsia" w:hAnsiTheme="minorHAnsi" w:cstheme="majorBidi"/>
      <w:i/>
      <w:iCs/>
      <w:color w:val="2F5496" w:themeColor="accent1" w:themeShade="BF"/>
      <w:lang w:val="en-CA"/>
    </w:rPr>
  </w:style>
  <w:style w:type="character" w:customStyle="1" w:styleId="Heading5Char">
    <w:name w:val="Heading 5 Char"/>
    <w:basedOn w:val="DefaultParagraphFont"/>
    <w:link w:val="Heading5"/>
    <w:uiPriority w:val="9"/>
    <w:semiHidden/>
    <w:rsid w:val="00AE791F"/>
    <w:rPr>
      <w:rFonts w:asciiTheme="minorHAnsi" w:eastAsiaTheme="majorEastAsia" w:hAnsiTheme="minorHAnsi" w:cstheme="majorBidi"/>
      <w:color w:val="2F5496" w:themeColor="accent1" w:themeShade="BF"/>
      <w:lang w:val="en-CA"/>
    </w:rPr>
  </w:style>
  <w:style w:type="character" w:customStyle="1" w:styleId="Heading6Char">
    <w:name w:val="Heading 6 Char"/>
    <w:basedOn w:val="DefaultParagraphFont"/>
    <w:link w:val="Heading6"/>
    <w:uiPriority w:val="9"/>
    <w:semiHidden/>
    <w:rsid w:val="00AE791F"/>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AE791F"/>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AE791F"/>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AE791F"/>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AE791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91F"/>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AE791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91F"/>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AE791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791F"/>
    <w:rPr>
      <w:i/>
      <w:iCs/>
      <w:color w:val="404040" w:themeColor="text1" w:themeTint="BF"/>
      <w:lang w:val="en-CA"/>
    </w:rPr>
  </w:style>
  <w:style w:type="paragraph" w:styleId="ListParagraph">
    <w:name w:val="List Paragraph"/>
    <w:basedOn w:val="Normal"/>
    <w:uiPriority w:val="34"/>
    <w:qFormat/>
    <w:rsid w:val="00AE791F"/>
    <w:pPr>
      <w:ind w:left="720"/>
      <w:contextualSpacing/>
    </w:pPr>
  </w:style>
  <w:style w:type="character" w:styleId="IntenseEmphasis">
    <w:name w:val="Intense Emphasis"/>
    <w:basedOn w:val="DefaultParagraphFont"/>
    <w:uiPriority w:val="21"/>
    <w:qFormat/>
    <w:rsid w:val="00AE791F"/>
    <w:rPr>
      <w:i/>
      <w:iCs/>
      <w:color w:val="2F5496" w:themeColor="accent1" w:themeShade="BF"/>
    </w:rPr>
  </w:style>
  <w:style w:type="paragraph" w:styleId="IntenseQuote">
    <w:name w:val="Intense Quote"/>
    <w:basedOn w:val="Normal"/>
    <w:next w:val="Normal"/>
    <w:link w:val="IntenseQuoteChar"/>
    <w:uiPriority w:val="30"/>
    <w:qFormat/>
    <w:rsid w:val="00AE79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91F"/>
    <w:rPr>
      <w:i/>
      <w:iCs/>
      <w:color w:val="2F5496" w:themeColor="accent1" w:themeShade="BF"/>
      <w:lang w:val="en-CA"/>
    </w:rPr>
  </w:style>
  <w:style w:type="character" w:styleId="IntenseReference">
    <w:name w:val="Intense Reference"/>
    <w:basedOn w:val="DefaultParagraphFont"/>
    <w:uiPriority w:val="32"/>
    <w:qFormat/>
    <w:rsid w:val="00AE791F"/>
    <w:rPr>
      <w:b/>
      <w:bCs/>
      <w:smallCaps/>
      <w:color w:val="2F5496" w:themeColor="accent1" w:themeShade="BF"/>
      <w:spacing w:val="5"/>
    </w:rPr>
  </w:style>
  <w:style w:type="paragraph" w:styleId="NormalWeb">
    <w:name w:val="Normal (Web)"/>
    <w:basedOn w:val="Normal"/>
    <w:uiPriority w:val="99"/>
    <w:semiHidden/>
    <w:unhideWhenUsed/>
    <w:rsid w:val="00AE791F"/>
    <w:pPr>
      <w:spacing w:before="100" w:beforeAutospacing="1" w:after="100" w:afterAutospacing="1"/>
    </w:pPr>
    <w:rPr>
      <w:rFonts w:ascii="Times New Roman" w:eastAsia="Times New Roman" w:hAnsi="Times New Roman" w:cs="Times New Roman"/>
      <w:lang w:val="fr-CA" w:eastAsia="fr-CA"/>
    </w:rPr>
  </w:style>
  <w:style w:type="paragraph" w:styleId="Header">
    <w:name w:val="header"/>
    <w:basedOn w:val="Normal"/>
    <w:link w:val="HeaderChar"/>
    <w:uiPriority w:val="99"/>
    <w:unhideWhenUsed/>
    <w:rsid w:val="00CF62BA"/>
    <w:pPr>
      <w:tabs>
        <w:tab w:val="center" w:pos="4320"/>
        <w:tab w:val="right" w:pos="8640"/>
      </w:tabs>
    </w:pPr>
  </w:style>
  <w:style w:type="character" w:customStyle="1" w:styleId="HeaderChar">
    <w:name w:val="Header Char"/>
    <w:basedOn w:val="DefaultParagraphFont"/>
    <w:link w:val="Header"/>
    <w:uiPriority w:val="99"/>
    <w:rsid w:val="00CF62BA"/>
    <w:rPr>
      <w:lang w:val="en-CA"/>
    </w:rPr>
  </w:style>
  <w:style w:type="paragraph" w:styleId="Footer">
    <w:name w:val="footer"/>
    <w:basedOn w:val="Normal"/>
    <w:link w:val="FooterChar"/>
    <w:uiPriority w:val="99"/>
    <w:unhideWhenUsed/>
    <w:rsid w:val="00CF62BA"/>
    <w:pPr>
      <w:tabs>
        <w:tab w:val="center" w:pos="4320"/>
        <w:tab w:val="right" w:pos="8640"/>
      </w:tabs>
    </w:pPr>
  </w:style>
  <w:style w:type="character" w:customStyle="1" w:styleId="FooterChar">
    <w:name w:val="Footer Char"/>
    <w:basedOn w:val="DefaultParagraphFont"/>
    <w:link w:val="Footer"/>
    <w:uiPriority w:val="99"/>
    <w:rsid w:val="00CF62BA"/>
    <w:rPr>
      <w:lang w:val="en-CA"/>
    </w:rPr>
  </w:style>
  <w:style w:type="character" w:styleId="Hyperlink">
    <w:name w:val="Hyperlink"/>
    <w:basedOn w:val="DefaultParagraphFont"/>
    <w:uiPriority w:val="99"/>
    <w:unhideWhenUsed/>
    <w:rsid w:val="00EB6BAD"/>
    <w:rPr>
      <w:color w:val="0563C1" w:themeColor="hyperlink"/>
      <w:u w:val="single"/>
    </w:rPr>
  </w:style>
  <w:style w:type="character" w:styleId="UnresolvedMention">
    <w:name w:val="Unresolved Mention"/>
    <w:basedOn w:val="DefaultParagraphFont"/>
    <w:uiPriority w:val="99"/>
    <w:rsid w:val="00EB6BAD"/>
    <w:rPr>
      <w:color w:val="605E5C"/>
      <w:shd w:val="clear" w:color="auto" w:fill="E1DFDD"/>
    </w:rPr>
  </w:style>
  <w:style w:type="character" w:styleId="FollowedHyperlink">
    <w:name w:val="FollowedHyperlink"/>
    <w:basedOn w:val="DefaultParagraphFont"/>
    <w:uiPriority w:val="99"/>
    <w:semiHidden/>
    <w:unhideWhenUsed/>
    <w:rsid w:val="00EB6BAD"/>
    <w:rPr>
      <w:color w:val="954F72" w:themeColor="followedHyperlink"/>
      <w:u w:val="single"/>
    </w:rPr>
  </w:style>
  <w:style w:type="character" w:styleId="Emphasis">
    <w:name w:val="Emphasis"/>
    <w:basedOn w:val="DefaultParagraphFont"/>
    <w:uiPriority w:val="20"/>
    <w:qFormat/>
    <w:rsid w:val="005728B2"/>
    <w:rPr>
      <w:i/>
      <w:iCs/>
    </w:rPr>
  </w:style>
  <w:style w:type="character" w:customStyle="1" w:styleId="apple-converted-space">
    <w:name w:val="apple-converted-space"/>
    <w:basedOn w:val="DefaultParagraphFont"/>
    <w:rsid w:val="005728B2"/>
  </w:style>
  <w:style w:type="character" w:styleId="CommentReference">
    <w:name w:val="annotation reference"/>
    <w:basedOn w:val="DefaultParagraphFont"/>
    <w:uiPriority w:val="99"/>
    <w:semiHidden/>
    <w:unhideWhenUsed/>
    <w:rsid w:val="00735711"/>
    <w:rPr>
      <w:sz w:val="16"/>
      <w:szCs w:val="16"/>
    </w:rPr>
  </w:style>
  <w:style w:type="paragraph" w:styleId="CommentText">
    <w:name w:val="annotation text"/>
    <w:basedOn w:val="Normal"/>
    <w:link w:val="CommentTextChar"/>
    <w:uiPriority w:val="99"/>
    <w:unhideWhenUsed/>
    <w:rsid w:val="00735711"/>
    <w:rPr>
      <w:sz w:val="20"/>
      <w:szCs w:val="20"/>
    </w:rPr>
  </w:style>
  <w:style w:type="character" w:customStyle="1" w:styleId="CommentTextChar">
    <w:name w:val="Comment Text Char"/>
    <w:basedOn w:val="DefaultParagraphFont"/>
    <w:link w:val="CommentText"/>
    <w:uiPriority w:val="99"/>
    <w:rsid w:val="00735711"/>
    <w:rPr>
      <w:sz w:val="20"/>
      <w:szCs w:val="20"/>
      <w:lang w:val="en-CA"/>
    </w:rPr>
  </w:style>
  <w:style w:type="paragraph" w:styleId="CommentSubject">
    <w:name w:val="annotation subject"/>
    <w:basedOn w:val="CommentText"/>
    <w:next w:val="CommentText"/>
    <w:link w:val="CommentSubjectChar"/>
    <w:uiPriority w:val="99"/>
    <w:semiHidden/>
    <w:unhideWhenUsed/>
    <w:rsid w:val="00735711"/>
    <w:rPr>
      <w:b/>
      <w:bCs/>
    </w:rPr>
  </w:style>
  <w:style w:type="character" w:customStyle="1" w:styleId="CommentSubjectChar">
    <w:name w:val="Comment Subject Char"/>
    <w:basedOn w:val="CommentTextChar"/>
    <w:link w:val="CommentSubject"/>
    <w:uiPriority w:val="99"/>
    <w:semiHidden/>
    <w:rsid w:val="00735711"/>
    <w:rPr>
      <w:b/>
      <w:bCs/>
      <w:sz w:val="20"/>
      <w:szCs w:val="20"/>
      <w:lang w:val="en-CA"/>
    </w:rPr>
  </w:style>
  <w:style w:type="paragraph" w:styleId="Revision">
    <w:name w:val="Revision"/>
    <w:hidden/>
    <w:uiPriority w:val="99"/>
    <w:semiHidden/>
    <w:rsid w:val="00735711"/>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778003">
      <w:bodyDiv w:val="1"/>
      <w:marLeft w:val="0"/>
      <w:marRight w:val="0"/>
      <w:marTop w:val="0"/>
      <w:marBottom w:val="0"/>
      <w:divBdr>
        <w:top w:val="none" w:sz="0" w:space="0" w:color="auto"/>
        <w:left w:val="none" w:sz="0" w:space="0" w:color="auto"/>
        <w:bottom w:val="none" w:sz="0" w:space="0" w:color="auto"/>
        <w:right w:val="none" w:sz="0" w:space="0" w:color="auto"/>
      </w:divBdr>
      <w:divsChild>
        <w:div w:id="412318961">
          <w:marLeft w:val="0"/>
          <w:marRight w:val="0"/>
          <w:marTop w:val="0"/>
          <w:marBottom w:val="225"/>
          <w:divBdr>
            <w:top w:val="none" w:sz="0" w:space="0" w:color="auto"/>
            <w:left w:val="none" w:sz="0" w:space="0" w:color="auto"/>
            <w:bottom w:val="none" w:sz="0" w:space="0" w:color="auto"/>
            <w:right w:val="none" w:sz="0" w:space="0" w:color="auto"/>
          </w:divBdr>
          <w:divsChild>
            <w:div w:id="126551278">
              <w:marLeft w:val="0"/>
              <w:marRight w:val="0"/>
              <w:marTop w:val="0"/>
              <w:marBottom w:val="0"/>
              <w:divBdr>
                <w:top w:val="none" w:sz="0" w:space="0" w:color="auto"/>
                <w:left w:val="none" w:sz="0" w:space="0" w:color="auto"/>
                <w:bottom w:val="none" w:sz="0" w:space="0" w:color="auto"/>
                <w:right w:val="none" w:sz="0" w:space="0" w:color="auto"/>
              </w:divBdr>
              <w:divsChild>
                <w:div w:id="851803750">
                  <w:blockQuote w:val="1"/>
                  <w:marLeft w:val="0"/>
                  <w:marRight w:val="0"/>
                  <w:marTop w:val="0"/>
                  <w:marBottom w:val="300"/>
                  <w:divBdr>
                    <w:top w:val="none" w:sz="0" w:space="0" w:color="auto"/>
                    <w:left w:val="single" w:sz="36" w:space="15" w:color="EEEEEE"/>
                    <w:bottom w:val="none" w:sz="0" w:space="0" w:color="auto"/>
                    <w:right w:val="none" w:sz="0" w:space="0" w:color="auto"/>
                  </w:divBdr>
                </w:div>
                <w:div w:id="699860947">
                  <w:blockQuote w:val="1"/>
                  <w:marLeft w:val="0"/>
                  <w:marRight w:val="0"/>
                  <w:marTop w:val="0"/>
                  <w:marBottom w:val="300"/>
                  <w:divBdr>
                    <w:top w:val="none" w:sz="0" w:space="0" w:color="auto"/>
                    <w:left w:val="single" w:sz="36" w:space="15" w:color="EEEEEE"/>
                    <w:bottom w:val="none" w:sz="0" w:space="0" w:color="auto"/>
                    <w:right w:val="none" w:sz="0" w:space="0" w:color="auto"/>
                  </w:divBdr>
                </w:div>
                <w:div w:id="11428427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592272378">
          <w:marLeft w:val="0"/>
          <w:marRight w:val="0"/>
          <w:marTop w:val="0"/>
          <w:marBottom w:val="225"/>
          <w:divBdr>
            <w:top w:val="none" w:sz="0" w:space="0" w:color="auto"/>
            <w:left w:val="none" w:sz="0" w:space="0" w:color="auto"/>
            <w:bottom w:val="none" w:sz="0" w:space="0" w:color="auto"/>
            <w:right w:val="none" w:sz="0" w:space="0" w:color="auto"/>
          </w:divBdr>
          <w:divsChild>
            <w:div w:id="1651985342">
              <w:marLeft w:val="0"/>
              <w:marRight w:val="0"/>
              <w:marTop w:val="0"/>
              <w:marBottom w:val="0"/>
              <w:divBdr>
                <w:top w:val="none" w:sz="0" w:space="0" w:color="auto"/>
                <w:left w:val="none" w:sz="0" w:space="0" w:color="auto"/>
                <w:bottom w:val="none" w:sz="0" w:space="0" w:color="auto"/>
                <w:right w:val="none" w:sz="0" w:space="0" w:color="auto"/>
              </w:divBdr>
            </w:div>
          </w:divsChild>
        </w:div>
        <w:div w:id="1745907159">
          <w:marLeft w:val="0"/>
          <w:marRight w:val="0"/>
          <w:marTop w:val="0"/>
          <w:marBottom w:val="0"/>
          <w:divBdr>
            <w:top w:val="none" w:sz="0" w:space="0" w:color="auto"/>
            <w:left w:val="none" w:sz="0" w:space="0" w:color="auto"/>
            <w:bottom w:val="none" w:sz="0" w:space="0" w:color="auto"/>
            <w:right w:val="none" w:sz="0" w:space="0" w:color="auto"/>
          </w:divBdr>
          <w:divsChild>
            <w:div w:id="2021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2308">
      <w:bodyDiv w:val="1"/>
      <w:marLeft w:val="0"/>
      <w:marRight w:val="0"/>
      <w:marTop w:val="0"/>
      <w:marBottom w:val="0"/>
      <w:divBdr>
        <w:top w:val="none" w:sz="0" w:space="0" w:color="auto"/>
        <w:left w:val="none" w:sz="0" w:space="0" w:color="auto"/>
        <w:bottom w:val="none" w:sz="0" w:space="0" w:color="auto"/>
        <w:right w:val="none" w:sz="0" w:space="0" w:color="auto"/>
      </w:divBdr>
    </w:div>
    <w:div w:id="998777702">
      <w:bodyDiv w:val="1"/>
      <w:marLeft w:val="0"/>
      <w:marRight w:val="0"/>
      <w:marTop w:val="0"/>
      <w:marBottom w:val="0"/>
      <w:divBdr>
        <w:top w:val="none" w:sz="0" w:space="0" w:color="auto"/>
        <w:left w:val="none" w:sz="0" w:space="0" w:color="auto"/>
        <w:bottom w:val="none" w:sz="0" w:space="0" w:color="auto"/>
        <w:right w:val="none" w:sz="0" w:space="0" w:color="auto"/>
      </w:divBdr>
      <w:divsChild>
        <w:div w:id="1501699653">
          <w:marLeft w:val="0"/>
          <w:marRight w:val="0"/>
          <w:marTop w:val="0"/>
          <w:marBottom w:val="225"/>
          <w:divBdr>
            <w:top w:val="none" w:sz="0" w:space="0" w:color="auto"/>
            <w:left w:val="none" w:sz="0" w:space="0" w:color="auto"/>
            <w:bottom w:val="none" w:sz="0" w:space="0" w:color="auto"/>
            <w:right w:val="none" w:sz="0" w:space="0" w:color="auto"/>
          </w:divBdr>
          <w:divsChild>
            <w:div w:id="1243371171">
              <w:marLeft w:val="0"/>
              <w:marRight w:val="0"/>
              <w:marTop w:val="0"/>
              <w:marBottom w:val="0"/>
              <w:divBdr>
                <w:top w:val="none" w:sz="0" w:space="0" w:color="auto"/>
                <w:left w:val="none" w:sz="0" w:space="0" w:color="auto"/>
                <w:bottom w:val="none" w:sz="0" w:space="0" w:color="auto"/>
                <w:right w:val="none" w:sz="0" w:space="0" w:color="auto"/>
              </w:divBdr>
              <w:divsChild>
                <w:div w:id="49815348">
                  <w:blockQuote w:val="1"/>
                  <w:marLeft w:val="0"/>
                  <w:marRight w:val="0"/>
                  <w:marTop w:val="0"/>
                  <w:marBottom w:val="300"/>
                  <w:divBdr>
                    <w:top w:val="none" w:sz="0" w:space="0" w:color="auto"/>
                    <w:left w:val="single" w:sz="36" w:space="15" w:color="EEEEEE"/>
                    <w:bottom w:val="none" w:sz="0" w:space="0" w:color="auto"/>
                    <w:right w:val="none" w:sz="0" w:space="0" w:color="auto"/>
                  </w:divBdr>
                </w:div>
                <w:div w:id="408190062">
                  <w:blockQuote w:val="1"/>
                  <w:marLeft w:val="0"/>
                  <w:marRight w:val="0"/>
                  <w:marTop w:val="0"/>
                  <w:marBottom w:val="300"/>
                  <w:divBdr>
                    <w:top w:val="none" w:sz="0" w:space="0" w:color="auto"/>
                    <w:left w:val="single" w:sz="36" w:space="15" w:color="EEEEEE"/>
                    <w:bottom w:val="none" w:sz="0" w:space="0" w:color="auto"/>
                    <w:right w:val="none" w:sz="0" w:space="0" w:color="auto"/>
                  </w:divBdr>
                </w:div>
                <w:div w:id="5952097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691685150">
          <w:marLeft w:val="0"/>
          <w:marRight w:val="0"/>
          <w:marTop w:val="0"/>
          <w:marBottom w:val="225"/>
          <w:divBdr>
            <w:top w:val="none" w:sz="0" w:space="0" w:color="auto"/>
            <w:left w:val="none" w:sz="0" w:space="0" w:color="auto"/>
            <w:bottom w:val="none" w:sz="0" w:space="0" w:color="auto"/>
            <w:right w:val="none" w:sz="0" w:space="0" w:color="auto"/>
          </w:divBdr>
          <w:divsChild>
            <w:div w:id="1520656363">
              <w:marLeft w:val="0"/>
              <w:marRight w:val="0"/>
              <w:marTop w:val="0"/>
              <w:marBottom w:val="0"/>
              <w:divBdr>
                <w:top w:val="none" w:sz="0" w:space="0" w:color="auto"/>
                <w:left w:val="none" w:sz="0" w:space="0" w:color="auto"/>
                <w:bottom w:val="none" w:sz="0" w:space="0" w:color="auto"/>
                <w:right w:val="none" w:sz="0" w:space="0" w:color="auto"/>
              </w:divBdr>
            </w:div>
          </w:divsChild>
        </w:div>
        <w:div w:id="1770467790">
          <w:marLeft w:val="0"/>
          <w:marRight w:val="0"/>
          <w:marTop w:val="0"/>
          <w:marBottom w:val="0"/>
          <w:divBdr>
            <w:top w:val="none" w:sz="0" w:space="0" w:color="auto"/>
            <w:left w:val="none" w:sz="0" w:space="0" w:color="auto"/>
            <w:bottom w:val="none" w:sz="0" w:space="0" w:color="auto"/>
            <w:right w:val="none" w:sz="0" w:space="0" w:color="auto"/>
          </w:divBdr>
          <w:divsChild>
            <w:div w:id="933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0341">
      <w:bodyDiv w:val="1"/>
      <w:marLeft w:val="0"/>
      <w:marRight w:val="0"/>
      <w:marTop w:val="0"/>
      <w:marBottom w:val="0"/>
      <w:divBdr>
        <w:top w:val="none" w:sz="0" w:space="0" w:color="auto"/>
        <w:left w:val="none" w:sz="0" w:space="0" w:color="auto"/>
        <w:bottom w:val="none" w:sz="0" w:space="0" w:color="auto"/>
        <w:right w:val="none" w:sz="0" w:space="0" w:color="auto"/>
      </w:divBdr>
      <w:divsChild>
        <w:div w:id="769468176">
          <w:marLeft w:val="0"/>
          <w:marRight w:val="0"/>
          <w:marTop w:val="0"/>
          <w:marBottom w:val="225"/>
          <w:divBdr>
            <w:top w:val="none" w:sz="0" w:space="0" w:color="auto"/>
            <w:left w:val="none" w:sz="0" w:space="0" w:color="auto"/>
            <w:bottom w:val="none" w:sz="0" w:space="0" w:color="auto"/>
            <w:right w:val="none" w:sz="0" w:space="0" w:color="auto"/>
          </w:divBdr>
          <w:divsChild>
            <w:div w:id="1431512351">
              <w:marLeft w:val="0"/>
              <w:marRight w:val="0"/>
              <w:marTop w:val="0"/>
              <w:marBottom w:val="0"/>
              <w:divBdr>
                <w:top w:val="none" w:sz="0" w:space="0" w:color="auto"/>
                <w:left w:val="none" w:sz="0" w:space="0" w:color="auto"/>
                <w:bottom w:val="none" w:sz="0" w:space="0" w:color="auto"/>
                <w:right w:val="none" w:sz="0" w:space="0" w:color="auto"/>
              </w:divBdr>
              <w:divsChild>
                <w:div w:id="2042700399">
                  <w:blockQuote w:val="1"/>
                  <w:marLeft w:val="0"/>
                  <w:marRight w:val="0"/>
                  <w:marTop w:val="0"/>
                  <w:marBottom w:val="300"/>
                  <w:divBdr>
                    <w:top w:val="none" w:sz="0" w:space="0" w:color="auto"/>
                    <w:left w:val="single" w:sz="36" w:space="15" w:color="EEEEEE"/>
                    <w:bottom w:val="none" w:sz="0" w:space="0" w:color="auto"/>
                    <w:right w:val="none" w:sz="0" w:space="0" w:color="auto"/>
                  </w:divBdr>
                </w:div>
                <w:div w:id="469592624">
                  <w:blockQuote w:val="1"/>
                  <w:marLeft w:val="0"/>
                  <w:marRight w:val="0"/>
                  <w:marTop w:val="0"/>
                  <w:marBottom w:val="300"/>
                  <w:divBdr>
                    <w:top w:val="none" w:sz="0" w:space="0" w:color="auto"/>
                    <w:left w:val="single" w:sz="36" w:space="15" w:color="EEEEEE"/>
                    <w:bottom w:val="none" w:sz="0" w:space="0" w:color="auto"/>
                    <w:right w:val="none" w:sz="0" w:space="0" w:color="auto"/>
                  </w:divBdr>
                </w:div>
                <w:div w:id="161435738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347147985">
          <w:marLeft w:val="0"/>
          <w:marRight w:val="0"/>
          <w:marTop w:val="0"/>
          <w:marBottom w:val="225"/>
          <w:divBdr>
            <w:top w:val="none" w:sz="0" w:space="0" w:color="auto"/>
            <w:left w:val="none" w:sz="0" w:space="0" w:color="auto"/>
            <w:bottom w:val="none" w:sz="0" w:space="0" w:color="auto"/>
            <w:right w:val="none" w:sz="0" w:space="0" w:color="auto"/>
          </w:divBdr>
          <w:divsChild>
            <w:div w:id="484400745">
              <w:marLeft w:val="0"/>
              <w:marRight w:val="0"/>
              <w:marTop w:val="0"/>
              <w:marBottom w:val="0"/>
              <w:divBdr>
                <w:top w:val="none" w:sz="0" w:space="0" w:color="auto"/>
                <w:left w:val="none" w:sz="0" w:space="0" w:color="auto"/>
                <w:bottom w:val="none" w:sz="0" w:space="0" w:color="auto"/>
                <w:right w:val="none" w:sz="0" w:space="0" w:color="auto"/>
              </w:divBdr>
            </w:div>
          </w:divsChild>
        </w:div>
        <w:div w:id="1520466031">
          <w:marLeft w:val="0"/>
          <w:marRight w:val="0"/>
          <w:marTop w:val="0"/>
          <w:marBottom w:val="0"/>
          <w:divBdr>
            <w:top w:val="none" w:sz="0" w:space="0" w:color="auto"/>
            <w:left w:val="none" w:sz="0" w:space="0" w:color="auto"/>
            <w:bottom w:val="none" w:sz="0" w:space="0" w:color="auto"/>
            <w:right w:val="none" w:sz="0" w:space="0" w:color="auto"/>
          </w:divBdr>
          <w:divsChild>
            <w:div w:id="17215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borealisdata.ca/termsofuse/"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mailto:information@fip-pcim.gc.ca"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creativecommons.org/licenses/by/4.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orealisdata.ca/dataverse/Icicle_Atla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learn.scholarsportal.info/all-guides/borealis/deleting-data/"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mailto:information@fip-pcim.gc.ca"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0F25-74DD-8343-97B7-DAD5EA00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14</Pages>
  <Words>3675</Words>
  <Characters>20952</Characters>
  <Application>Microsoft Office Word</Application>
  <DocSecurity>0</DocSecurity>
  <Lines>174</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Letendre</dc:creator>
  <cp:keywords/>
  <dc:description/>
  <cp:lastModifiedBy>Grant Gibson</cp:lastModifiedBy>
  <cp:revision>25</cp:revision>
  <dcterms:created xsi:type="dcterms:W3CDTF">2025-05-07T13:17:00Z</dcterms:created>
  <dcterms:modified xsi:type="dcterms:W3CDTF">2025-05-07T17:26:00Z</dcterms:modified>
</cp:coreProperties>
</file>